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7FD1E" w14:textId="77777777" w:rsidR="00B50B46" w:rsidRDefault="00000000">
      <w:pPr>
        <w:pStyle w:val="Titre"/>
      </w:pPr>
      <w:r>
        <w:t>How Many People Live Near Protected Areas in Developing Countries? Estimates from Gridded Population Data (2000–2020)</w:t>
      </w:r>
    </w:p>
    <w:p w14:paraId="2E26DFF2" w14:textId="77777777" w:rsidR="00B50B46" w:rsidRDefault="00000000">
      <w:pPr>
        <w:pStyle w:val="AbstractTitle"/>
      </w:pPr>
      <w:r>
        <w:t>Abstract</w:t>
      </w:r>
    </w:p>
    <w:p w14:paraId="246A100C" w14:textId="77777777" w:rsidR="007E73DA" w:rsidRDefault="00000000">
      <w:pPr>
        <w:pStyle w:val="Abstract"/>
        <w:rPr>
          <w:ins w:id="0" w:author="L’auteur" w:date="2026-04-24T09:20:00Z"/>
        </w:rPr>
      </w:pPr>
      <w:ins w:id="1" w:author="L’auteur" w:date="2026-04-24T09:20:00Z">
        <w:r>
          <w:t xml:space="preserve">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t>
        </w:r>
        <w:proofErr w:type="spellStart"/>
        <w:r>
          <w:t>WorldPop</w:t>
        </w:r>
        <w:proofErr w:type="spellEnd"/>
        <w:r>
          <w:t xml:space="preserve"> as robustness check). India is excluded because its national protected areas are not publicly available in the WDPA. Results are decomposed by IUCN management category (strict and non-strict). In 2020, approximately 61 million people (2.5% of their combined population) lived inside protected areas and over 900 million (36.6%) lived inside or within 10 km of their boundaries. These figures are substantially larger than those estimated for 2000, reflecting both PA expansion and demographic growth. Most PA-adjacent populations are located near non-strict protected areas (IUCN categories IV to VI) rather than strict protection regimes (IUCN categories I to III). These population orders of magnitude are relevant for interpreting the scope of PA impact evaluations but do not themselves constitute impact estimates.</w:t>
        </w:r>
      </w:ins>
    </w:p>
    <w:p w14:paraId="13F65AA1" w14:textId="77777777" w:rsidR="00B50B46" w:rsidRDefault="00000000">
      <w:pPr>
        <w:pStyle w:val="Abstract"/>
        <w:rPr>
          <w:del w:id="2" w:author="L’auteur" w:date="2026-04-24T09:20:00Z"/>
        </w:rPr>
      </w:pPr>
      <w:del w:id="3" w:author="L’auteur" w:date="2026-04-24T09:20:00Z">
        <w:r>
          <w:delText>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w:delText>
        </w:r>
      </w:del>
    </w:p>
    <w:p w14:paraId="6CFF83CA" w14:textId="77777777" w:rsidR="00B50B46" w:rsidRDefault="00000000">
      <w:pPr>
        <w:pStyle w:val="Titre1"/>
      </w:pPr>
      <w:bookmarkStart w:id="4" w:name="introduction"/>
      <w:r>
        <w:t>Introduction</w:t>
      </w:r>
    </w:p>
    <w:p w14:paraId="216FCA28" w14:textId="77777777" w:rsidR="00B50B46" w:rsidRDefault="00000000">
      <w:pPr>
        <w:pStyle w:val="FirstParagraph"/>
        <w:rPr>
          <w:del w:id="5" w:author="L’auteur" w:date="2026-04-24T09:20:00Z"/>
        </w:rPr>
      </w:pPr>
      <w:r>
        <w:t xml:space="preserve">Protected areas (PAs) </w:t>
      </w:r>
      <w:ins w:id="6" w:author="L’auteur" w:date="2026-04-24T09:20:00Z">
        <w:r>
          <w:t>were primarily</w:t>
        </w:r>
      </w:ins>
      <w:del w:id="7" w:author="L’auteur" w:date="2026-04-24T09:20:00Z">
        <w:r>
          <w:delText>are a primary tool for biodiversity conservation,</w:delText>
        </w:r>
      </w:del>
      <w:r>
        <w:t xml:space="preserve"> established </w:t>
      </w:r>
      <w:del w:id="8" w:author="L’auteur" w:date="2026-04-24T09:20:00Z">
        <w:r>
          <w:delText xml:space="preserve">mainly </w:delText>
        </w:r>
      </w:del>
      <w:r>
        <w:t xml:space="preserve">to achieve ecological </w:t>
      </w:r>
      <w:ins w:id="9" w:author="L’auteur" w:date="2026-04-24T09:20:00Z">
        <w:r>
          <w:t>purposes</w:t>
        </w:r>
      </w:ins>
      <w:del w:id="10" w:author="L’auteur" w:date="2026-04-24T09:20:00Z">
        <w:r>
          <w:delText>goals</w:delText>
        </w:r>
      </w:del>
      <w:r>
        <w:t xml:space="preserve"> (Maxwell et al. 2020). </w:t>
      </w:r>
      <w:ins w:id="11" w:author="L’auteur" w:date="2026-04-24T09:20:00Z">
        <w:r>
          <w:t>Their implications for human</w:t>
        </w:r>
      </w:ins>
      <w:del w:id="12" w:author="L’auteur" w:date="2026-04-24T09:20:00Z">
        <w:r>
          <w:delText>However, their creation can have positive or negative effects on local</w:delText>
        </w:r>
      </w:del>
      <w:r>
        <w:t xml:space="preserve"> populations </w:t>
      </w:r>
      <w:del w:id="13" w:author="L’auteur" w:date="2026-04-24T09:20:00Z">
        <w:r>
          <w:delText xml:space="preserve">(Kandel et al. </w:delText>
        </w:r>
      </w:del>
      <w:moveFromRangeStart w:id="14" w:author="L’auteur" w:date="2026-04-24T09:20:00Z" w:name="move227914825"/>
      <w:moveFrom w:id="15" w:author="L’auteur" w:date="2026-04-24T09:20:00Z">
        <w:r>
          <w:t>2022).</w:t>
        </w:r>
      </w:moveFrom>
      <w:moveFromRangeEnd w:id="14"/>
      <w:ins w:id="16" w:author="L’auteur" w:date="2026-04-24T09:20:00Z">
        <w:r>
          <w:t xml:space="preserve">have nevertheless been a persistent concern in conservation research </w:t>
        </w:r>
      </w:ins>
      <w:del w:id="17" w:author="L’auteur" w:date="2026-04-24T09:20:00Z">
        <w:r>
          <w:delText xml:space="preserve"> PAs restrict access to natural resources (e.g., gathering, hunting, fishing, pharmacopeia), limit land availability, and curb economic activities such as agriculture, livestock, and construction. Conversely, they can provide benefits through compensation measures (e.g., local development projects, cash transfers), job creation (e.g., conservation-related employment, tourism), and ecosystem services (e.g., improved water resources, erosion control, fire prevention).</w:delText>
        </w:r>
      </w:del>
    </w:p>
    <w:p w14:paraId="58AB180D" w14:textId="77777777" w:rsidR="00B50B46" w:rsidRDefault="00000000">
      <w:pPr>
        <w:pStyle w:val="Corpsdetexte"/>
        <w:rPr>
          <w:del w:id="18" w:author="L’auteur" w:date="2026-04-24T09:20:00Z"/>
        </w:rPr>
      </w:pPr>
      <w:del w:id="19" w:author="L’auteur" w:date="2026-04-24T09:20:00Z">
        <w:r>
          <w:lastRenderedPageBreak/>
          <w:delText xml:space="preserve">The impact of conservation on local well-being remains debated </w:delText>
        </w:r>
      </w:del>
      <w:r>
        <w:t xml:space="preserve">(Adams et al. </w:t>
      </w:r>
      <w:ins w:id="20" w:author="L’auteur" w:date="2026-04-24T09:20:00Z">
        <w:r>
          <w:t>2004),</w:t>
        </w:r>
      </w:ins>
      <w:del w:id="21" w:author="L’auteur" w:date="2026-04-24T09:20:00Z">
        <w:r>
          <w:delText>2004). Yet, no study has systematically quantified the population potentially affected by PAs. While some research has examined population density trends around PAs (Joppa, Loarie, and Pimm 2009; Geldmann et al. 2019), none have assessed the demographic implications of PA creation or expansion.</w:delText>
        </w:r>
      </w:del>
    </w:p>
    <w:p w14:paraId="36C69B6A" w14:textId="77777777" w:rsidR="00B50B46" w:rsidRDefault="00000000">
      <w:pPr>
        <w:pStyle w:val="Corpsdetexte"/>
        <w:rPr>
          <w:del w:id="22" w:author="L’auteur" w:date="2026-04-24T09:20:00Z"/>
        </w:rPr>
      </w:pPr>
      <w:del w:id="23" w:author="L’auteur" w:date="2026-04-24T09:20:00Z">
        <w:r>
          <w:delText>The proportion of the population directly impacted by PAs is a critical issue for conservation planning, determining the distribution of benefits and burdens across social groups, shaping both local reception and long-term feasibility. This is</w:delText>
        </w:r>
      </w:del>
      <w:r>
        <w:t xml:space="preserve"> particularly </w:t>
      </w:r>
      <w:del w:id="24" w:author="L’auteur" w:date="2026-04-24T09:20:00Z">
        <w:r>
          <w:delText xml:space="preserve">relevant </w:delText>
        </w:r>
      </w:del>
      <w:r>
        <w:t>in low</w:t>
      </w:r>
      <w:del w:id="25" w:author="L’auteur" w:date="2026-04-24T09:20:00Z">
        <w:r>
          <w:delText>-</w:delText>
        </w:r>
      </w:del>
      <w:r>
        <w:t xml:space="preserve"> and lower</w:t>
      </w:r>
      <w:ins w:id="26" w:author="L’auteur" w:date="2026-04-24T09:20:00Z">
        <w:r>
          <w:t xml:space="preserve"> </w:t>
        </w:r>
      </w:ins>
      <w:del w:id="27" w:author="L’auteur" w:date="2026-04-24T09:20:00Z">
        <w:r>
          <w:delText>-</w:delText>
        </w:r>
      </w:del>
      <w:r>
        <w:t>middle</w:t>
      </w:r>
      <w:ins w:id="28" w:author="L’auteur" w:date="2026-04-24T09:20:00Z">
        <w:r>
          <w:t xml:space="preserve"> </w:t>
        </w:r>
      </w:ins>
      <w:del w:id="29" w:author="L’auteur" w:date="2026-04-24T09:20:00Z">
        <w:r>
          <w:delText>-</w:delText>
        </w:r>
      </w:del>
      <w:r>
        <w:t>income countries</w:t>
      </w:r>
      <w:del w:id="30" w:author="L’auteur" w:date="2026-04-24T09:20:00Z">
        <w:r>
          <w:delText>,</w:delText>
        </w:r>
      </w:del>
      <w:r>
        <w:t xml:space="preserve"> where rural households </w:t>
      </w:r>
      <w:del w:id="31" w:author="L’auteur" w:date="2026-04-24T09:20:00Z">
        <w:r>
          <w:delText xml:space="preserve">represent the majority of the population (64% in 2022) and </w:delText>
        </w:r>
      </w:del>
      <w:r>
        <w:t xml:space="preserve">account for a large share of </w:t>
      </w:r>
      <w:ins w:id="32" w:author="L’auteur" w:date="2026-04-24T09:20:00Z">
        <w:r>
          <w:t xml:space="preserve">the population and </w:t>
        </w:r>
      </w:ins>
      <w:r>
        <w:t>global poverty (Castañeda et al. 2018</w:t>
      </w:r>
      <w:ins w:id="33" w:author="L’auteur" w:date="2026-04-24T09:20:00Z">
        <w:r>
          <w:t xml:space="preserve">; </w:t>
        </w:r>
      </w:ins>
      <w:del w:id="34" w:author="L’auteur" w:date="2026-04-24T09:20:00Z">
        <w:r>
          <w:delText>). Recent reductions in poverty rates in developing countries have largely resulted from declines in rural poverty (</w:delText>
        </w:r>
      </w:del>
      <w:proofErr w:type="spellStart"/>
      <w:r>
        <w:t>Byerlee</w:t>
      </w:r>
      <w:proofErr w:type="spellEnd"/>
      <w:r>
        <w:t xml:space="preserve"> and </w:t>
      </w:r>
      <w:proofErr w:type="spellStart"/>
      <w:r>
        <w:t>Janvry</w:t>
      </w:r>
      <w:proofErr w:type="spellEnd"/>
      <w:r>
        <w:t xml:space="preserve"> 2008</w:t>
      </w:r>
      <w:ins w:id="35" w:author="L’auteur" w:date="2026-04-24T09:20:00Z">
        <w:r>
          <w:t xml:space="preserve">). </w:t>
        </w:r>
      </w:ins>
      <w:del w:id="36" w:author="L’auteur" w:date="2026-04-24T09:20:00Z">
        <w:r>
          <w:delText>), underscoring the importance of understanding how conservation policies intersect with rural livelihoods. PA expansion is thus not solely an ecological decision but a political one, affecting policy support from local elites, voters, and decision-makers, who balance conservation goals with social welfare mandates (Mangonnet, Kopas, and Urpelainen 2022). Recognizing the demographic extent of PA-affected populations is therefore crucial, as neglecting their socioeconomic realities risks generating resistance and conflict, undermining conservation effectiveness.</w:delText>
        </w:r>
      </w:del>
    </w:p>
    <w:p w14:paraId="7C451289" w14:textId="77777777" w:rsidR="00B50B46" w:rsidRDefault="00000000" w:rsidP="0034305D">
      <w:pPr>
        <w:pStyle w:val="FirstParagraph"/>
      </w:pPr>
      <w:r>
        <w:t>The</w:t>
      </w:r>
      <w:del w:id="37" w:author="L’auteur" w:date="2026-04-24T09:20:00Z">
        <w:r>
          <w:delText xml:space="preserve"> rapid</w:delText>
        </w:r>
      </w:del>
      <w:r>
        <w:t xml:space="preserve"> expansion of PAs makes this issue increasingly </w:t>
      </w:r>
      <w:ins w:id="38" w:author="L’auteur" w:date="2026-04-24T09:20:00Z">
        <w:r>
          <w:t>salient: from</w:t>
        </w:r>
      </w:ins>
      <w:del w:id="39" w:author="L’auteur" w:date="2026-04-24T09:20:00Z">
        <w:r>
          <w:delText>pressing. From</w:delText>
        </w:r>
      </w:del>
      <w:r>
        <w:t xml:space="preserve"> 2000 to 2023, global terrestrial PA coverage expanded by 62%, reaching 17.6% of land area (UNEP-WCMC and IUCN 2024). This growth is set to accelerate with the COP15 commitment to protect 30% of terrestrial land by 2030</w:t>
      </w:r>
      <w:ins w:id="40" w:author="L’auteur" w:date="2026-04-24T09:20:00Z">
        <w:r>
          <w:t xml:space="preserve"> (</w:t>
        </w:r>
      </w:ins>
      <w:del w:id="41" w:author="L’auteur" w:date="2026-04-24T09:20:00Z">
        <w:r>
          <w:delText>. While crucial for biodiversity, these efforts also raise urgent questions about socioeconomic impacts. As more land becomes protected, more people will be affected, either through restricted resource access or conservation-driven economic opportunities. Quantifying how many people live near PAs is essential to designing policies that balance ecological and human well-being.</w:delText>
        </w:r>
      </w:del>
      <w:moveToRangeStart w:id="42" w:author="L’auteur" w:date="2026-04-24T09:20:00Z" w:name="move227914825"/>
      <w:moveTo w:id="43" w:author="L’auteur" w:date="2026-04-24T09:20:00Z">
        <w:r>
          <w:t>2022).</w:t>
        </w:r>
      </w:moveTo>
      <w:moveToRangeEnd w:id="42"/>
    </w:p>
    <w:p w14:paraId="00E51A98" w14:textId="77777777" w:rsidR="007E73DA" w:rsidRDefault="00000000">
      <w:pPr>
        <w:pStyle w:val="Corpsdetexte"/>
        <w:rPr>
          <w:ins w:id="44" w:author="L’auteur" w:date="2026-04-24T09:20:00Z"/>
        </w:rPr>
      </w:pPr>
      <w:ins w:id="45" w:author="L’auteur" w:date="2026-04-24T09:20:00Z">
        <w:r>
          <w:t>In the literature assessing the social and economic implications of protected areas, the effects of conservation are consistently framed as local in nature. Yet what constitutes a “local population” 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 (West, Igoe, and Brockington 2006).</w:t>
        </w:r>
      </w:ins>
    </w:p>
    <w:p w14:paraId="7039E067" w14:textId="77777777" w:rsidR="007E73DA" w:rsidRDefault="00000000">
      <w:pPr>
        <w:pStyle w:val="Corpsdetexte"/>
        <w:rPr>
          <w:ins w:id="46" w:author="L’auteur" w:date="2026-04-24T09:20:00Z"/>
        </w:rPr>
      </w:pPr>
      <w:ins w:id="47" w:author="L’auteur" w:date="2026-04-24T09:20:00Z">
        <w:r>
          <w:t xml:space="preserve">A 10 km buffer around PA boundaries has emerged as a widely used threshold. It was the inclusion criteria in the widely cited systematic review on of conservation outcomes by </w:t>
        </w:r>
        <w:proofErr w:type="spellStart"/>
        <w:r>
          <w:t>Oldekop</w:t>
        </w:r>
        <w:proofErr w:type="spellEnd"/>
        <w:r>
          <w:t xml:space="preserve"> et al. (</w:t>
        </w:r>
      </w:ins>
      <w:bookmarkStart w:id="48" w:name="methods"/>
      <w:bookmarkEnd w:id="4"/>
      <w:moveToRangeStart w:id="49" w:author="L’auteur" w:date="2026-04-24T09:20:00Z" w:name="move227914826"/>
      <w:moveTo w:id="50" w:author="L’auteur" w:date="2026-04-24T09:20:00Z">
        <w:r>
          <w:t xml:space="preserve">2016). </w:t>
        </w:r>
      </w:moveTo>
      <w:moveToRangeEnd w:id="49"/>
      <w:ins w:id="51" w:author="L’auteur" w:date="2026-04-24T09:20:00Z">
        <w:r>
          <w:t xml:space="preserve">It is also pervasive in individual empirical studies. In one of the few global-scale assessments, Naidoo et al. (2019) analyzed conservation wellbeing outcomes across 34 low- and middle-income countries with Demographic and Health Surveys, defining exposure to protected areas as residing at 10 km or less from PAs. Fisher et al. (2024) used </w:t>
        </w:r>
        <w:proofErr w:type="spellStart"/>
        <w:r>
          <w:t>Afrobarometer</w:t>
        </w:r>
        <w:proofErr w:type="spellEnd"/>
        <w:r>
          <w:t xml:space="preserve"> data to assess social wellbeing, explicitly classifying households based </w:t>
        </w:r>
        <w:r>
          <w:lastRenderedPageBreak/>
          <w:t>on their distance to protected area boundaries, including a 10 km threshold. Among smaller-scale impact evaluations, spatial definitions vary but converge around similar thresholds. Kandel et al. (Kandel et al. 2022) 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ins>
    </w:p>
    <w:p w14:paraId="7762CF8B" w14:textId="77777777" w:rsidR="007E73DA" w:rsidRDefault="00000000">
      <w:pPr>
        <w:pStyle w:val="Corpsdetexte"/>
        <w:rPr>
          <w:ins w:id="52" w:author="L’auteur" w:date="2026-04-24T09:20:00Z"/>
        </w:rPr>
      </w:pPr>
      <w:ins w:id="53" w:author="L’auteur" w:date="2026-04-24T09:20:00Z">
        <w:r>
          <w:t>This paper addresses this gap by quantifying the demographic scale of conservation exposure definitions. Rather than assessing conservation impacts or making claims about them, it asks a simpler and different question: when studies of PA social impacts define “local populations” 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ins>
    </w:p>
    <w:p w14:paraId="24C1041B" w14:textId="77777777" w:rsidR="00B50B46" w:rsidRDefault="00000000">
      <w:pPr>
        <w:pStyle w:val="Titre1"/>
      </w:pPr>
      <w:r>
        <w:t>Methods</w:t>
      </w:r>
    </w:p>
    <w:p w14:paraId="1BC735FC" w14:textId="77777777" w:rsidR="00B50B46" w:rsidRDefault="00000000">
      <w:pPr>
        <w:pStyle w:val="Titre2"/>
      </w:pPr>
      <w:bookmarkStart w:id="54" w:name="study-area"/>
      <w:r>
        <w:t>Study Area</w:t>
      </w:r>
    </w:p>
    <w:p w14:paraId="446EC489" w14:textId="77777777" w:rsidR="007E73DA" w:rsidRDefault="00000000">
      <w:pPr>
        <w:pStyle w:val="FirstParagraph"/>
        <w:rPr>
          <w:ins w:id="55" w:author="L’auteur" w:date="2026-04-24T09:20:00Z"/>
        </w:rPr>
      </w:pPr>
      <w:r>
        <w:t xml:space="preserve">The </w:t>
      </w:r>
      <w:ins w:id="56" w:author="L’auteur" w:date="2026-04-24T09:20:00Z">
        <w:r>
          <w:t>analysis</w:t>
        </w:r>
      </w:ins>
      <w:del w:id="57" w:author="L’auteur" w:date="2026-04-24T09:20:00Z">
        <w:r>
          <w:delText>study</w:delText>
        </w:r>
      </w:del>
      <w:r>
        <w:t xml:space="preserve"> focuses on countries classified by the World Bank as low-income </w:t>
      </w:r>
      <w:ins w:id="58" w:author="L’auteur" w:date="2026-04-24T09:20:00Z">
        <w:r>
          <w:t>or</w:t>
        </w:r>
      </w:ins>
      <w:del w:id="59" w:author="L’auteur" w:date="2026-04-24T09:20:00Z">
        <w:r>
          <w:delText>and</w:delText>
        </w:r>
      </w:del>
      <w:r>
        <w:t xml:space="preserve"> lower-middle-income economies in 2020</w:t>
      </w:r>
      <w:del w:id="60" w:author="L’auteur" w:date="2026-04-24T09:20:00Z">
        <w:r>
          <w:delText>, based on Gross National Income per capita, adjusted using the Atlas method</w:delText>
        </w:r>
      </w:del>
      <w:r>
        <w:t xml:space="preserve"> (Vaggi 2017). </w:t>
      </w:r>
      <w:del w:id="61" w:author="L’auteur" w:date="2026-04-24T09:20:00Z">
        <w:r>
          <w:delText xml:space="preserve">We excluded </w:delText>
        </w:r>
      </w:del>
      <w:r>
        <w:t>South Sudan and Timor</w:t>
      </w:r>
      <w:ins w:id="62" w:author="L’auteur" w:date="2026-04-24T09:20:00Z">
        <w:r>
          <w:t>-</w:t>
        </w:r>
      </w:ins>
      <w:del w:id="63" w:author="L’auteur" w:date="2026-04-24T09:20:00Z">
        <w:r>
          <w:delText xml:space="preserve"> </w:delText>
        </w:r>
      </w:del>
      <w:r>
        <w:t>Leste</w:t>
      </w:r>
      <w:del w:id="64" w:author="L’auteur" w:date="2026-04-24T09:20:00Z">
        <w:r>
          <w:delText>, as they</w:delText>
        </w:r>
      </w:del>
      <w:r>
        <w:t xml:space="preserve"> did not exist </w:t>
      </w:r>
      <w:ins w:id="65" w:author="L’auteur" w:date="2026-04-24T09:20:00Z">
        <w:r>
          <w:t>as sovereign states at the beginning of our analysis period (</w:t>
        </w:r>
      </w:ins>
      <w:del w:id="66" w:author="L’auteur" w:date="2026-04-24T09:20:00Z">
        <w:r>
          <w:delText xml:space="preserve">in </w:delText>
        </w:r>
      </w:del>
      <w:r>
        <w:t>2000</w:t>
      </w:r>
      <w:ins w:id="67" w:author="L’auteur" w:date="2026-04-24T09:20:00Z">
        <w:r>
          <w:t>), so we did not include them in the analysis.</w:t>
        </w:r>
      </w:ins>
    </w:p>
    <w:p w14:paraId="68769A41" w14:textId="77777777" w:rsidR="00B50B46" w:rsidRDefault="00000000" w:rsidP="0034305D">
      <w:pPr>
        <w:pStyle w:val="Corpsdetexte"/>
      </w:pPr>
      <w:ins w:id="68" w:author="L’auteur" w:date="2026-04-24T09:20:00Z">
        <w:r>
          <w:t xml:space="preserve">India is excluded because data on its nationally designated protected </w:t>
        </w:r>
      </w:ins>
      <w:del w:id="69" w:author="L’auteur" w:date="2026-04-24T09:20:00Z">
        <w:r>
          <w:delText xml:space="preserve">. The </w:delText>
        </w:r>
      </w:del>
      <w:r>
        <w:t xml:space="preserve">areas </w:t>
      </w:r>
      <w:ins w:id="70" w:author="L’auteur" w:date="2026-04-24T09:20:00Z">
        <w:r>
          <w:t xml:space="preserve">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 (UNEP-WCMC 2026). Including </w:t>
        </w:r>
      </w:ins>
      <w:del w:id="71" w:author="L’auteur" w:date="2026-04-24T09:20:00Z">
        <w:r>
          <w:delText xml:space="preserve">currently corresponding to </w:delText>
        </w:r>
      </w:del>
      <w:r>
        <w:t xml:space="preserve">these </w:t>
      </w:r>
      <w:ins w:id="72" w:author="L’auteur" w:date="2026-04-24T09:20:00Z">
        <w:r>
          <w:t>restricted sites, India’s terrestrial PA coverage reaches approximately 7.7%. India has stated that the process of making its data publicly accessible is in progress (Wani et al. 2025), and this data gap has been noted in global assessments (Zhang et al. 2025). Because India accounts for approximately 36% of the total LMIC population, including it with incomplete spatial data would mechanically depress aggregate PA coverage and exposure statistics. The analysis therefore covers 75 LMICs</w:t>
        </w:r>
      </w:ins>
      <w:del w:id="73" w:author="L’auteur" w:date="2026-04-24T09:20:00Z">
        <w:r>
          <w:delText>two countries were removed from the 2000 dataset</w:delText>
        </w:r>
      </w:del>
      <w:r>
        <w:t>.</w:t>
      </w:r>
    </w:p>
    <w:p w14:paraId="29088B54" w14:textId="77777777" w:rsidR="007E73DA" w:rsidRDefault="00000000">
      <w:pPr>
        <w:pStyle w:val="Corpsdetexte"/>
        <w:rPr>
          <w:ins w:id="74" w:author="L’auteur" w:date="2026-04-24T09:20:00Z"/>
        </w:rPr>
      </w:pPr>
      <w:del w:id="75" w:author="L’auteur" w:date="2026-04-24T09:20:00Z">
        <w:r>
          <w:lastRenderedPageBreak/>
          <w:delText xml:space="preserve">We set a 10 km threshold to define the treatment group, a standard practice for assessing socioeconomic impacts of protected areas in developing countries (Naidoo et al. 2019; Oldekop et al. </w:delText>
        </w:r>
      </w:del>
      <w:moveFromRangeStart w:id="76" w:author="L’auteur" w:date="2026-04-24T09:20:00Z" w:name="move227914826"/>
      <w:moveFrom w:id="77" w:author="L’auteur" w:date="2026-04-24T09:20:00Z">
        <w:r>
          <w:t xml:space="preserve">2016). </w:t>
        </w:r>
      </w:moveFrom>
      <w:moveFromRangeEnd w:id="76"/>
      <w:ins w:id="78" w:author="L’auteur" w:date="2026-04-24T09:20:00Z">
        <w:r>
          <w:t>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 “local populations” in conservation impact studies, not as claims about the spatial extent or magnitude of actual conservation impacts.</w:t>
        </w:r>
      </w:ins>
    </w:p>
    <w:p w14:paraId="47D5D594" w14:textId="77777777" w:rsidR="00B50B46" w:rsidRDefault="00000000">
      <w:pPr>
        <w:pStyle w:val="Corpsdetexte"/>
        <w:rPr>
          <w:del w:id="79" w:author="L’auteur" w:date="2026-04-24T09:20:00Z"/>
        </w:rPr>
      </w:pPr>
      <w:del w:id="80" w:author="L’auteur" w:date="2026-04-24T09:20:00Z">
        <w:r>
          <w:delText>Buffers did not extend across national borders, consistent with the assumption that populations are restricted from crossing them.</w:delText>
        </w:r>
      </w:del>
    </w:p>
    <w:p w14:paraId="716F7437" w14:textId="77777777" w:rsidR="00B50B46" w:rsidRDefault="00000000">
      <w:pPr>
        <w:pStyle w:val="Titre2"/>
      </w:pPr>
      <w:bookmarkStart w:id="81" w:name="data-sources"/>
      <w:bookmarkEnd w:id="54"/>
      <w:r>
        <w:t>Data Sources</w:t>
      </w:r>
    </w:p>
    <w:p w14:paraId="5BCA5FEF" w14:textId="77777777" w:rsidR="00B50B46" w:rsidRDefault="00000000">
      <w:pPr>
        <w:pStyle w:val="FirstParagraph"/>
      </w:pPr>
      <w:ins w:id="82" w:author="L’auteur" w:date="2026-04-24T09:20:00Z">
        <w:r>
          <w:t>National</w:t>
        </w:r>
      </w:ins>
      <w:del w:id="83" w:author="L’auteur" w:date="2026-04-24T09:20:00Z">
        <w:r>
          <w:delText>The national</w:delText>
        </w:r>
      </w:del>
      <w:r>
        <w:t xml:space="preserve"> boundaries were </w:t>
      </w:r>
      <w:ins w:id="84" w:author="L’auteur" w:date="2026-04-24T09:20:00Z">
        <w:r>
          <w:t xml:space="preserve">drawn from </w:t>
        </w:r>
      </w:ins>
      <w:del w:id="85" w:author="L’auteur" w:date="2026-04-24T09:20:00Z">
        <w:r>
          <w:delText xml:space="preserve">selected using </w:delText>
        </w:r>
      </w:del>
      <w:proofErr w:type="spellStart"/>
      <w:r>
        <w:t>geoBoundaries</w:t>
      </w:r>
      <w:proofErr w:type="spellEnd"/>
      <w:r>
        <w:t xml:space="preserve"> </w:t>
      </w:r>
      <w:ins w:id="86" w:author="L’auteur" w:date="2026-04-24T09:20:00Z">
        <w:r>
          <w:t xml:space="preserve">version </w:t>
        </w:r>
      </w:ins>
      <w:del w:id="87" w:author="L’auteur" w:date="2026-04-24T09:20:00Z">
        <w:r>
          <w:delText>(v.</w:delText>
        </w:r>
      </w:del>
      <w:r>
        <w:t>6.0.0</w:t>
      </w:r>
      <w:ins w:id="88" w:author="L’auteur" w:date="2026-04-24T09:20:00Z">
        <w:r>
          <w:t>, a</w:t>
        </w:r>
      </w:ins>
      <w:del w:id="89" w:author="L’auteur" w:date="2026-04-24T09:20:00Z">
        <w:r>
          <w:delText>), an open,</w:delText>
        </w:r>
      </w:del>
      <w:r>
        <w:t xml:space="preserve"> standardized</w:t>
      </w:r>
      <w:del w:id="90" w:author="L’auteur" w:date="2026-04-24T09:20:00Z">
        <w:r>
          <w:delText>,</w:delText>
        </w:r>
      </w:del>
      <w:r>
        <w:t xml:space="preserve"> and </w:t>
      </w:r>
      <w:ins w:id="91" w:author="L’auteur" w:date="2026-04-24T09:20:00Z">
        <w:r>
          <w:t xml:space="preserve">openly available global </w:t>
        </w:r>
      </w:ins>
      <w:del w:id="92" w:author="L’auteur" w:date="2026-04-24T09:20:00Z">
        <w:r>
          <w:delText xml:space="preserve">regularly updated </w:delText>
        </w:r>
      </w:del>
      <w:r>
        <w:t xml:space="preserve">dataset </w:t>
      </w:r>
      <w:ins w:id="93" w:author="L’auteur" w:date="2026-04-24T09:20:00Z">
        <w:r>
          <w:t xml:space="preserve">designed for cross-country comparative analysis </w:t>
        </w:r>
      </w:ins>
      <w:r>
        <w:t>(Runfola et al. 2020).</w:t>
      </w:r>
    </w:p>
    <w:p w14:paraId="7DCF3AB3" w14:textId="77777777" w:rsidR="00B50B46" w:rsidRDefault="00000000">
      <w:pPr>
        <w:pStyle w:val="Corpsdetexte"/>
      </w:pPr>
      <w:ins w:id="94" w:author="L’auteur" w:date="2026-04-24T09:20:00Z">
        <w:r>
          <w:t>Protected area boundaries, status, and designation year are obtained from the World Database on Protected Areas (</w:t>
        </w:r>
      </w:ins>
      <w:del w:id="95" w:author="L’auteur" w:date="2026-04-24T09:20:00Z">
        <w:r>
          <w:delText xml:space="preserve">The </w:delText>
        </w:r>
      </w:del>
      <w:r>
        <w:t>WDPA</w:t>
      </w:r>
      <w:ins w:id="96" w:author="L’auteur" w:date="2026-04-24T09:20:00Z">
        <w:r>
          <w:t>), compiled</w:t>
        </w:r>
      </w:ins>
      <w:del w:id="97" w:author="L’auteur" w:date="2026-04-24T09:20:00Z">
        <w:r>
          <w:delText xml:space="preserve"> (February 2025 edition), managed</w:delText>
        </w:r>
      </w:del>
      <w:r>
        <w:t xml:space="preserve"> by UNEP-WCMC in collaboration with IUCN</w:t>
      </w:r>
      <w:del w:id="98" w:author="L’auteur" w:date="2026-04-24T09:20:00Z">
        <w:r>
          <w:delText>, is the most comprehensive dataset on protected areas, updated monthly with submissions from national governments, non-governmental organizations, landowners, and local communities</w:delText>
        </w:r>
      </w:del>
      <w:r>
        <w:t xml:space="preserve"> (Bingham et al. 2019; UNEP-WCMC and IUCN 2023). </w:t>
      </w:r>
      <w:ins w:id="99" w:author="L’auteur" w:date="2026-04-24T09:20:00Z">
        <w:r>
          <w:t xml:space="preserve">We use </w:t>
        </w:r>
      </w:ins>
      <w:del w:id="100" w:author="L’auteur" w:date="2026-04-24T09:20:00Z">
        <w:r>
          <w:delText xml:space="preserve">The status year field records </w:delText>
        </w:r>
      </w:del>
      <w:r>
        <w:t xml:space="preserve">the </w:t>
      </w:r>
      <w:ins w:id="101" w:author="L’auteur" w:date="2026-04-24T09:20:00Z">
        <w:r>
          <w:t xml:space="preserve">May 2021 WDPA release, </w:t>
        </w:r>
      </w:ins>
      <w:del w:id="102" w:author="L’auteur" w:date="2026-04-24T09:20:00Z">
        <w:r>
          <w:delText xml:space="preserve">year in </w:delText>
        </w:r>
      </w:del>
      <w:r>
        <w:t xml:space="preserve">which </w:t>
      </w:r>
      <w:ins w:id="103" w:author="L’auteur" w:date="2026-04-24T09:20:00Z">
        <w:r>
          <w:t>underpinned the final assessment</w:t>
        </w:r>
      </w:ins>
      <w:del w:id="104" w:author="L’auteur" w:date="2026-04-24T09:20:00Z">
        <w:r>
          <w:delText>a site was formally designated, allowing for historical analyses</w:delText>
        </w:r>
      </w:del>
      <w:r>
        <w:t xml:space="preserve"> of </w:t>
      </w:r>
      <w:ins w:id="105" w:author="L’auteur" w:date="2026-04-24T09:20:00Z">
        <w:r>
          <w:t>Aichi Target 11 under the Convention on Biological Diversity (CBD) Strategic Plan for Biodiversity 2011–2020 (UNEP-WCMC and IUCN 2021). This snapshot reflects the culmination of reporting efforts by CBD member countries for the 2020 milestones, and is therefore more likely to be complete, while limiting the inclusion of post-2020 designations recorded with missing status years</w:t>
        </w:r>
      </w:ins>
      <w:del w:id="106" w:author="L’auteur" w:date="2026-04-24T09:20:00Z">
        <w:r>
          <w:delText>PA expansion</w:delText>
        </w:r>
      </w:del>
      <w:r>
        <w:t>.</w:t>
      </w:r>
    </w:p>
    <w:p w14:paraId="120BCDEE" w14:textId="77777777" w:rsidR="00B50B46" w:rsidRDefault="00000000">
      <w:pPr>
        <w:pStyle w:val="Corpsdetexte"/>
      </w:pPr>
      <w:ins w:id="107" w:author="L’auteur" w:date="2026-04-24T09:20:00Z">
        <w:r>
          <w:t xml:space="preserve">Population estimates are drawn from two globally harmonized gridded datasets. </w:t>
        </w:r>
      </w:ins>
      <w:r>
        <w:t xml:space="preserve">The Global Human Settlement Layer (GHSL) </w:t>
      </w:r>
      <w:ins w:id="108" w:author="L’auteur" w:date="2026-04-24T09:20:00Z">
        <w:r>
          <w:t>combines census-based population counts with</w:t>
        </w:r>
      </w:ins>
      <w:del w:id="109" w:author="L’auteur" w:date="2026-04-24T09:20:00Z">
        <w:r>
          <w:delText>draws from Gridded Population of the World (GPWv4) (Center for International Earth Science Information Network-CIESIN-Columbia University 2018). GHSL improves on this by integrating</w:delText>
        </w:r>
      </w:del>
      <w:r>
        <w:t xml:space="preserve"> remote sensing and </w:t>
      </w:r>
      <w:ins w:id="110" w:author="L’auteur" w:date="2026-04-24T09:20:00Z">
        <w:r>
          <w:t>ancillary</w:t>
        </w:r>
      </w:ins>
      <w:del w:id="111" w:author="L’auteur" w:date="2026-04-24T09:20:00Z">
        <w:r>
          <w:delText>crowdsourced</w:delText>
        </w:r>
      </w:del>
      <w:r>
        <w:t xml:space="preserve"> data</w:t>
      </w:r>
      <w:ins w:id="112" w:author="L’auteur" w:date="2026-04-24T09:20:00Z">
        <w:r>
          <w:t xml:space="preserve"> to produce gridded estimates at 250 m</w:t>
        </w:r>
      </w:ins>
      <w:del w:id="113" w:author="L’auteur" w:date="2026-04-24T09:20:00Z">
        <w:r>
          <w:delText>, using regression models to refine 250m</w:delText>
        </w:r>
      </w:del>
      <w:r>
        <w:t xml:space="preserve"> resolution </w:t>
      </w:r>
      <w:del w:id="114" w:author="L’auteur" w:date="2026-04-24T09:20:00Z">
        <w:r>
          <w:delText xml:space="preserve">estimates </w:delText>
        </w:r>
      </w:del>
      <w:r>
        <w:t>(Freire et al. 2016</w:t>
      </w:r>
      <w:ins w:id="115" w:author="L’auteur" w:date="2026-04-24T09:20:00Z">
        <w:r>
          <w:t xml:space="preserve">). </w:t>
        </w:r>
        <w:proofErr w:type="spellStart"/>
        <w:r>
          <w:t>WorldPop</w:t>
        </w:r>
        <w:proofErr w:type="spellEnd"/>
        <w:r>
          <w:t xml:space="preserve"> applies a machine-learning approach trained on census data and spatial covariates to generate population estimates at 100 m resolution (Stevens et al. </w:t>
        </w:r>
      </w:ins>
      <w:del w:id="116" w:author="L’auteur" w:date="2026-04-24T09:20:00Z">
        <w:r>
          <w:delText xml:space="preserve">; Schiavina, Freire, and MacManus </w:delText>
        </w:r>
      </w:del>
      <w:r>
        <w:t xml:space="preserve">2015). </w:t>
      </w:r>
      <w:ins w:id="117" w:author="L’auteur" w:date="2026-04-24T09:20:00Z">
        <w:r>
          <w:t>Both datasets have</w:t>
        </w:r>
      </w:ins>
      <w:del w:id="118" w:author="L’auteur" w:date="2026-04-24T09:20:00Z">
        <w:r>
          <w:delText>It has</w:delText>
        </w:r>
      </w:del>
      <w:r>
        <w:t xml:space="preserve"> been </w:t>
      </w:r>
      <w:ins w:id="119" w:author="L’auteur" w:date="2026-04-24T09:20:00Z">
        <w:r>
          <w:t>evaluated against geolocated census data in contexts where such data are available (Leyk et al. 2019;</w:t>
        </w:r>
      </w:ins>
      <w:del w:id="120" w:author="L’auteur" w:date="2026-04-24T09:20:00Z">
        <w:r>
          <w:delText>assessed as the most reliable global gridded population dataset by</w:delText>
        </w:r>
      </w:del>
      <w:r>
        <w:t xml:space="preserve"> Chen et al. </w:t>
      </w:r>
      <w:del w:id="121" w:author="L’auteur" w:date="2026-04-24T09:20:00Z">
        <w:r>
          <w:delText>(</w:delText>
        </w:r>
      </w:del>
      <w:r>
        <w:t>2020</w:t>
      </w:r>
      <w:ins w:id="122" w:author="L’auteur" w:date="2026-04-24T09:20:00Z">
        <w:r>
          <w:t>; Thomson et al. 2022).</w:t>
        </w:r>
      </w:ins>
      <w:del w:id="123" w:author="L’auteur" w:date="2026-04-24T09:20:00Z">
        <w:r>
          <w:delText>), and we use</w:delText>
        </w:r>
      </w:del>
      <w:r>
        <w:t xml:space="preserve"> GHSL </w:t>
      </w:r>
      <w:ins w:id="124" w:author="L’auteur" w:date="2026-04-24T09:20:00Z">
        <w:r>
          <w:t>is used</w:t>
        </w:r>
      </w:ins>
      <w:del w:id="125" w:author="L’auteur" w:date="2026-04-24T09:20:00Z">
        <w:r>
          <w:delText>population estimates</w:delText>
        </w:r>
      </w:del>
      <w:r>
        <w:t xml:space="preserve"> as the </w:t>
      </w:r>
      <w:ins w:id="126" w:author="L’auteur" w:date="2026-04-24T09:20:00Z">
        <w:r>
          <w:t>main</w:t>
        </w:r>
      </w:ins>
      <w:del w:id="127" w:author="L’auteur" w:date="2026-04-24T09:20:00Z">
        <w:r>
          <w:delText>default</w:delText>
        </w:r>
      </w:del>
      <w:r>
        <w:t xml:space="preserve"> reference </w:t>
      </w:r>
      <w:ins w:id="128" w:author="L’auteur" w:date="2026-04-24T09:20:00Z">
        <w:r>
          <w:t xml:space="preserve">dataset, while </w:t>
        </w:r>
        <w:proofErr w:type="spellStart"/>
        <w:r>
          <w:t>WorldPop</w:t>
        </w:r>
        <w:proofErr w:type="spellEnd"/>
        <w:r>
          <w:t xml:space="preserve"> is used to assess the robustness of population orders of magnitude</w:t>
        </w:r>
      </w:ins>
      <w:del w:id="129" w:author="L’auteur" w:date="2026-04-24T09:20:00Z">
        <w:r>
          <w:delText>unless stated otherwise</w:delText>
        </w:r>
      </w:del>
      <w:r>
        <w:t>.</w:t>
      </w:r>
    </w:p>
    <w:p w14:paraId="69E7E253" w14:textId="77777777" w:rsidR="00B50B46" w:rsidRDefault="00000000">
      <w:pPr>
        <w:pStyle w:val="Corpsdetexte"/>
        <w:rPr>
          <w:del w:id="130" w:author="L’auteur" w:date="2026-04-24T09:20:00Z"/>
        </w:rPr>
      </w:pPr>
      <w:del w:id="131" w:author="L’auteur" w:date="2026-04-24T09:20:00Z">
        <w:r>
          <w:lastRenderedPageBreak/>
          <w:delText>The second-best dataset according to Chen et al. (2020) is Worldpop, which applies a random forest algorithm trained on census data, land cover, infrastructure, elevation, and mobile phone records to produce high-resolution (100m) estimates (Stevens et al. 2015). It supports spatially explicit analyses of human presence near PAs. We use its 2000 and 2020 datasets (WorldPop and CIESIN 2020).</w:delText>
        </w:r>
      </w:del>
    </w:p>
    <w:p w14:paraId="7FE27333" w14:textId="77777777" w:rsidR="00B50B46" w:rsidRDefault="00000000">
      <w:pPr>
        <w:pStyle w:val="Titre2"/>
      </w:pPr>
      <w:bookmarkStart w:id="132" w:name="analytical-approach"/>
      <w:bookmarkEnd w:id="81"/>
      <w:r>
        <w:t>Analytical approach</w:t>
      </w:r>
    </w:p>
    <w:p w14:paraId="2D6A5EB2" w14:textId="77777777" w:rsidR="00B50B46" w:rsidRDefault="00000000">
      <w:pPr>
        <w:pStyle w:val="FirstParagraph"/>
      </w:pPr>
      <w:r>
        <w:t xml:space="preserve">We used Google Earth Engine (GEE), a cloud-based platform for large-scale environmental analysis (Gorelick et al. 2017), to process high-resolution population estimates within and around protected areas across </w:t>
      </w:r>
      <w:ins w:id="133" w:author="L’auteur" w:date="2026-04-24T09:20:00Z">
        <w:r>
          <w:t xml:space="preserve">the </w:t>
        </w:r>
      </w:ins>
      <w:r>
        <w:t>75 countries in 2000 and 2020</w:t>
      </w:r>
      <w:del w:id="134" w:author="L’auteur" w:date="2026-04-24T09:20:00Z">
        <w:r>
          <w:delText>. The computation, executed in iterative batches, handled billions of pixels over 100 hours</w:delText>
        </w:r>
      </w:del>
      <w:r>
        <w:t>.</w:t>
      </w:r>
    </w:p>
    <w:p w14:paraId="64BF8D2E" w14:textId="77777777" w:rsidR="007E73DA" w:rsidRDefault="00000000">
      <w:pPr>
        <w:pStyle w:val="Corpsdetexte"/>
        <w:rPr>
          <w:ins w:id="135" w:author="L’auteur" w:date="2026-04-24T09:20:00Z"/>
        </w:rPr>
      </w:pPr>
      <w:ins w:id="136" w:author="L’auteur" w:date="2026-04-24T09:20:00Z">
        <w:r>
          <w:t>Protected areas were filtered to retain only designated, established, or inscribed sites</w:t>
        </w:r>
      </w:ins>
      <w:del w:id="137" w:author="L’auteur" w:date="2026-04-24T09:20:00Z">
        <w:r>
          <w:delText>We extracted protected area boundaries from the WDPA</w:delText>
        </w:r>
      </w:del>
      <w:r>
        <w:t>, excluding UNESCO-MAB Biosphere Reserves</w:t>
      </w:r>
      <w:ins w:id="138" w:author="L’auteur" w:date="2026-04-24T09:20:00Z">
        <w:r>
          <w:t xml:space="preserve"> –</w:t>
        </w:r>
      </w:ins>
      <w:del w:id="139" w:author="L’auteur" w:date="2026-04-24T09:20:00Z">
        <w:r>
          <w:delText>,</w:delText>
        </w:r>
      </w:del>
      <w:r>
        <w:t xml:space="preserve"> as is common practice in conservation analyses due to their often limited legal protection (Hanson 2022; Coetzer, Witkowski, and Erasmus 2014</w:t>
      </w:r>
      <w:ins w:id="140" w:author="L’auteur" w:date="2026-04-24T09:20:00Z">
        <w:r>
          <w:t xml:space="preserve">) – and purely marine protected areas, since this study focuses on </w:t>
        </w:r>
      </w:ins>
      <w:del w:id="141" w:author="L’auteur" w:date="2026-04-24T09:20:00Z">
        <w:r>
          <w:delText xml:space="preserve">). We retained only </w:delText>
        </w:r>
      </w:del>
      <w:r>
        <w:t xml:space="preserve">terrestrial </w:t>
      </w:r>
      <w:ins w:id="142" w:author="L’auteur" w:date="2026-04-24T09:20:00Z">
        <w:r>
          <w:t xml:space="preserve">populations. Protected areas were classified into three groups based on reported IUCN management categories, following </w:t>
        </w:r>
        <w:proofErr w:type="spellStart"/>
        <w:r>
          <w:t>Lebergers</w:t>
        </w:r>
        <w:proofErr w:type="spellEnd"/>
        <w:r>
          <w:t xml:space="preserve"> et al. (2020): strict protected areas (status I to III), non-strict protected areas (status IV to VI), and protected areas whose IUCN category is not recorded in the WDPA. Protected areas were considered as existing by the end</w:t>
        </w:r>
      </w:ins>
      <w:del w:id="143" w:author="L’auteur" w:date="2026-04-24T09:20:00Z">
        <w:r>
          <w:delText>PAs or the terrestrial portion</w:delText>
        </w:r>
      </w:del>
      <w:r>
        <w:t xml:space="preserve"> of </w:t>
      </w:r>
      <w:ins w:id="144" w:author="L’auteur" w:date="2026-04-24T09:20:00Z">
        <w:r>
          <w:t xml:space="preserve">the study period if they had a reported designation year less than or equal to 2020 or if the designation year was missing in the May 2021 WDPA release. For analyses of change over time, protected areas with missing designation year were </w:t>
        </w:r>
      </w:ins>
      <w:del w:id="145" w:author="L’auteur" w:date="2026-04-24T09:20:00Z">
        <w:r>
          <w:delText xml:space="preserve">coastal PAs that intersected geoBoundaries and </w:delText>
        </w:r>
      </w:del>
      <w:r>
        <w:t xml:space="preserve">excluded </w:t>
      </w:r>
      <w:ins w:id="146" w:author="L’auteur" w:date="2026-04-24T09:20:00Z">
        <w:r>
          <w:t>to avoid ambiguity in temporal classification.</w:t>
        </w:r>
      </w:ins>
    </w:p>
    <w:p w14:paraId="23981898" w14:textId="77777777" w:rsidR="00B50B46" w:rsidRDefault="00000000">
      <w:pPr>
        <w:pStyle w:val="Corpsdetexte"/>
      </w:pPr>
      <w:ins w:id="147" w:author="L’auteur" w:date="2026-04-24T09:20:00Z">
        <w:r>
          <w:t>For each designation-period class and protected area category,</w:t>
        </w:r>
      </w:ins>
      <w:del w:id="148" w:author="L’auteur" w:date="2026-04-24T09:20:00Z">
        <w:r>
          <w:delText>purely offshore PAs. We generated</w:delText>
        </w:r>
      </w:del>
      <w:r>
        <w:t xml:space="preserve"> binary </w:t>
      </w:r>
      <w:ins w:id="149" w:author="L’auteur" w:date="2026-04-24T09:20:00Z">
        <w:r>
          <w:t>raster masks were constructed</w:t>
        </w:r>
      </w:ins>
      <w:del w:id="150" w:author="L’auteur" w:date="2026-04-24T09:20:00Z">
        <w:r>
          <w:delText>PA presence layers at 100m resolution</w:delText>
        </w:r>
      </w:del>
      <w:r>
        <w:t xml:space="preserve"> and </w:t>
      </w:r>
      <w:ins w:id="151" w:author="L’auteur" w:date="2026-04-24T09:20:00Z">
        <w:r>
          <w:t>expanded using a</w:t>
        </w:r>
      </w:ins>
      <w:del w:id="152" w:author="L’auteur" w:date="2026-04-24T09:20:00Z">
        <w:r>
          <w:delText>created</w:delText>
        </w:r>
      </w:del>
      <w:r>
        <w:t xml:space="preserve"> 10</w:t>
      </w:r>
      <w:ins w:id="153" w:author="L’auteur" w:date="2026-04-24T09:20:00Z">
        <w:r>
          <w:t xml:space="preserve"> </w:t>
        </w:r>
      </w:ins>
      <w:del w:id="154" w:author="L’auteur" w:date="2026-04-24T09:20:00Z">
        <w:r>
          <w:delText>-</w:delText>
        </w:r>
      </w:del>
      <w:r>
        <w:t xml:space="preserve">km buffer </w:t>
      </w:r>
      <w:del w:id="155" w:author="L’auteur" w:date="2026-04-24T09:20:00Z">
        <w:r>
          <w:delText xml:space="preserve">zones </w:delText>
        </w:r>
      </w:del>
      <w:r>
        <w:t xml:space="preserve">to </w:t>
      </w:r>
      <w:ins w:id="156" w:author="L’auteur" w:date="2026-04-24T09:20:00Z">
        <w:r>
          <w:t>represent</w:t>
        </w:r>
      </w:ins>
      <w:del w:id="157" w:author="L’auteur" w:date="2026-04-24T09:20:00Z">
        <w:r>
          <w:delText>assess population</w:delText>
        </w:r>
      </w:del>
      <w:r>
        <w:t xml:space="preserve"> proximity</w:t>
      </w:r>
      <w:ins w:id="158" w:author="L’auteur" w:date="2026-04-24T09:20:00Z">
        <w:r>
          <w:t>-based reference perimeters. Population counts and protected area surface were computed through</w:t>
        </w:r>
      </w:ins>
      <w:del w:id="159" w:author="L’auteur" w:date="2026-04-24T09:20:00Z">
        <w:r>
          <w:delText>. We applied</w:delText>
        </w:r>
      </w:del>
      <w:r>
        <w:t xml:space="preserve"> zonal </w:t>
      </w:r>
      <w:ins w:id="160" w:author="L’auteur" w:date="2026-04-24T09:20:00Z">
        <w:r>
          <w:t xml:space="preserve">aggregation within </w:t>
        </w:r>
      </w:ins>
      <w:del w:id="161" w:author="L’auteur" w:date="2026-04-24T09:20:00Z">
        <w:r>
          <w:delText xml:space="preserve">statistics to WorldPop data, aggregating results at the </w:delText>
        </w:r>
      </w:del>
      <w:r>
        <w:t xml:space="preserve">national </w:t>
      </w:r>
      <w:ins w:id="162" w:author="L’auteur" w:date="2026-04-24T09:20:00Z">
        <w:r>
          <w:t>boundaries. Spatial computations are conducted within national boundaries, and proximity buffers around protected areas are truncated at international borders</w:t>
        </w:r>
      </w:ins>
      <w:del w:id="163" w:author="L’auteur" w:date="2026-04-24T09:20:00Z">
        <w:r>
          <w:delText>level for small and medium-sized countries (&lt;1,000,000 km²) and at the subnational level for large ones to manage memory constraints</w:delText>
        </w:r>
      </w:del>
      <w:r>
        <w:t>.</w:t>
      </w:r>
    </w:p>
    <w:p w14:paraId="1CF454DD" w14:textId="77777777" w:rsidR="00B50B46" w:rsidRDefault="00000000">
      <w:pPr>
        <w:pStyle w:val="Corpsdetexte"/>
        <w:rPr>
          <w:del w:id="164" w:author="L’auteur" w:date="2026-04-24T09:20:00Z"/>
        </w:rPr>
      </w:pPr>
      <w:del w:id="165" w:author="L’auteur" w:date="2026-04-24T09:20:00Z">
        <w:r>
          <w:delText>To assess the consistency of GHSL and WorldPop population estimates, we compared values per country and year. Absolute differences were unsuitable means of comparison, as they are influenced by the estimate levels, which vary significantly across countries and depending on whether we consider PAs or surrounding areas. We used the Standardized Mean Difference (SMD), which standardizes the difference by accounting for variations in scale and dispersion. It is computed as:</w:delText>
        </w:r>
      </w:del>
    </w:p>
    <w:p w14:paraId="64686D5D" w14:textId="77777777" w:rsidR="00B50B46" w:rsidRDefault="00000000">
      <w:pPr>
        <w:pStyle w:val="Corpsdetexte"/>
        <w:rPr>
          <w:del w:id="166" w:author="L’auteur" w:date="2026-04-24T09:20:00Z"/>
        </w:rPr>
      </w:pPr>
      <m:oMathPara>
        <m:oMathParaPr>
          <m:jc m:val="center"/>
        </m:oMathParaPr>
        <m:oMath>
          <m:r>
            <w:del w:id="167" w:author="L’auteur" w:date="2026-04-24T09:20:00Z">
              <w:rPr>
                <w:rFonts w:ascii="Cambria Math" w:hAnsi="Cambria Math"/>
              </w:rPr>
              <w:lastRenderedPageBreak/>
              <m:t>SMD</m:t>
            </w:del>
          </m:r>
          <m:r>
            <w:del w:id="168" w:author="L’auteur" w:date="2026-04-24T09:20:00Z">
              <m:rPr>
                <m:sty m:val="p"/>
              </m:rPr>
              <w:rPr>
                <w:rFonts w:ascii="Cambria Math" w:hAnsi="Cambria Math"/>
              </w:rPr>
              <m:t>=</m:t>
            </w:del>
          </m:r>
          <m:f>
            <m:fPr>
              <m:ctrlPr>
                <w:del w:id="169" w:author="L’auteur" w:date="2026-04-24T09:20:00Z">
                  <w:rPr>
                    <w:rFonts w:ascii="Cambria Math" w:hAnsi="Cambria Math"/>
                  </w:rPr>
                </w:del>
              </m:ctrlPr>
            </m:fPr>
            <m:num>
              <m:d>
                <m:dPr>
                  <m:begChr m:val="|"/>
                  <m:endChr m:val="|"/>
                  <m:ctrlPr>
                    <w:del w:id="170" w:author="L’auteur" w:date="2026-04-24T09:20:00Z">
                      <w:rPr>
                        <w:rFonts w:ascii="Cambria Math" w:hAnsi="Cambria Math"/>
                      </w:rPr>
                    </w:del>
                  </m:ctrlPr>
                </m:dPr>
                <m:e>
                  <m:sSub>
                    <m:sSubPr>
                      <m:ctrlPr>
                        <w:del w:id="171" w:author="L’auteur" w:date="2026-04-24T09:20:00Z">
                          <w:rPr>
                            <w:rFonts w:ascii="Cambria Math" w:hAnsi="Cambria Math"/>
                          </w:rPr>
                        </w:del>
                      </m:ctrlPr>
                    </m:sSubPr>
                    <m:e>
                      <m:acc>
                        <m:accPr>
                          <m:chr m:val="‾"/>
                          <m:ctrlPr>
                            <w:del w:id="172" w:author="L’auteur" w:date="2026-04-24T09:20:00Z">
                              <w:rPr>
                                <w:rFonts w:ascii="Cambria Math" w:hAnsi="Cambria Math"/>
                              </w:rPr>
                            </w:del>
                          </m:ctrlPr>
                        </m:accPr>
                        <m:e>
                          <m:r>
                            <w:del w:id="173" w:author="L’auteur" w:date="2026-04-24T09:20:00Z">
                              <w:rPr>
                                <w:rFonts w:ascii="Cambria Math" w:hAnsi="Cambria Math"/>
                              </w:rPr>
                              <m:t>X</m:t>
                            </w:del>
                          </m:r>
                        </m:e>
                      </m:acc>
                    </m:e>
                    <m:sub>
                      <m:r>
                        <w:del w:id="174" w:author="L’auteur" w:date="2026-04-24T09:20:00Z">
                          <w:rPr>
                            <w:rFonts w:ascii="Cambria Math" w:hAnsi="Cambria Math"/>
                          </w:rPr>
                          <m:t>1</m:t>
                        </w:del>
                      </m:r>
                    </m:sub>
                  </m:sSub>
                  <m:r>
                    <w:del w:id="175" w:author="L’auteur" w:date="2026-04-24T09:20:00Z">
                      <m:rPr>
                        <m:sty m:val="p"/>
                      </m:rPr>
                      <w:rPr>
                        <w:rFonts w:ascii="Cambria Math" w:hAnsi="Cambria Math"/>
                      </w:rPr>
                      <m:t>-</m:t>
                    </w:del>
                  </m:r>
                  <m:sSub>
                    <m:sSubPr>
                      <m:ctrlPr>
                        <w:del w:id="176" w:author="L’auteur" w:date="2026-04-24T09:20:00Z">
                          <w:rPr>
                            <w:rFonts w:ascii="Cambria Math" w:hAnsi="Cambria Math"/>
                          </w:rPr>
                        </w:del>
                      </m:ctrlPr>
                    </m:sSubPr>
                    <m:e>
                      <m:acc>
                        <m:accPr>
                          <m:chr m:val="‾"/>
                          <m:ctrlPr>
                            <w:del w:id="177" w:author="L’auteur" w:date="2026-04-24T09:20:00Z">
                              <w:rPr>
                                <w:rFonts w:ascii="Cambria Math" w:hAnsi="Cambria Math"/>
                              </w:rPr>
                            </w:del>
                          </m:ctrlPr>
                        </m:accPr>
                        <m:e>
                          <m:r>
                            <w:del w:id="178" w:author="L’auteur" w:date="2026-04-24T09:20:00Z">
                              <w:rPr>
                                <w:rFonts w:ascii="Cambria Math" w:hAnsi="Cambria Math"/>
                              </w:rPr>
                              <m:t>X</m:t>
                            </w:del>
                          </m:r>
                        </m:e>
                      </m:acc>
                    </m:e>
                    <m:sub>
                      <m:r>
                        <w:del w:id="179" w:author="L’auteur" w:date="2026-04-24T09:20:00Z">
                          <w:rPr>
                            <w:rFonts w:ascii="Cambria Math" w:hAnsi="Cambria Math"/>
                          </w:rPr>
                          <m:t>2</m:t>
                        </w:del>
                      </m:r>
                    </m:sub>
                  </m:sSub>
                </m:e>
              </m:d>
            </m:num>
            <m:den>
              <m:rad>
                <m:radPr>
                  <m:degHide m:val="1"/>
                  <m:ctrlPr>
                    <w:del w:id="180" w:author="L’auteur" w:date="2026-04-24T09:20:00Z">
                      <w:rPr>
                        <w:rFonts w:ascii="Cambria Math" w:hAnsi="Cambria Math"/>
                      </w:rPr>
                    </w:del>
                  </m:ctrlPr>
                </m:radPr>
                <m:deg/>
                <m:e>
                  <m:f>
                    <m:fPr>
                      <m:ctrlPr>
                        <w:del w:id="181" w:author="L’auteur" w:date="2026-04-24T09:20:00Z">
                          <w:rPr>
                            <w:rFonts w:ascii="Cambria Math" w:hAnsi="Cambria Math"/>
                          </w:rPr>
                        </w:del>
                      </m:ctrlPr>
                    </m:fPr>
                    <m:num>
                      <m:sSubSup>
                        <m:sSubSupPr>
                          <m:ctrlPr>
                            <w:del w:id="182" w:author="L’auteur" w:date="2026-04-24T09:20:00Z">
                              <w:rPr>
                                <w:rFonts w:ascii="Cambria Math" w:hAnsi="Cambria Math"/>
                              </w:rPr>
                            </w:del>
                          </m:ctrlPr>
                        </m:sSubSupPr>
                        <m:e>
                          <m:r>
                            <w:del w:id="183" w:author="L’auteur" w:date="2026-04-24T09:20:00Z">
                              <w:rPr>
                                <w:rFonts w:ascii="Cambria Math" w:hAnsi="Cambria Math"/>
                              </w:rPr>
                              <m:t>σ</m:t>
                            </w:del>
                          </m:r>
                        </m:e>
                        <m:sub>
                          <m:r>
                            <w:del w:id="184" w:author="L’auteur" w:date="2026-04-24T09:20:00Z">
                              <w:rPr>
                                <w:rFonts w:ascii="Cambria Math" w:hAnsi="Cambria Math"/>
                              </w:rPr>
                              <m:t>1</m:t>
                            </w:del>
                          </m:r>
                        </m:sub>
                        <m:sup>
                          <m:r>
                            <w:del w:id="185" w:author="L’auteur" w:date="2026-04-24T09:20:00Z">
                              <w:rPr>
                                <w:rFonts w:ascii="Cambria Math" w:hAnsi="Cambria Math"/>
                              </w:rPr>
                              <m:t>2</m:t>
                            </w:del>
                          </m:r>
                        </m:sup>
                      </m:sSubSup>
                      <m:r>
                        <w:del w:id="186" w:author="L’auteur" w:date="2026-04-24T09:20:00Z">
                          <m:rPr>
                            <m:sty m:val="p"/>
                          </m:rPr>
                          <w:rPr>
                            <w:rFonts w:ascii="Cambria Math" w:hAnsi="Cambria Math"/>
                          </w:rPr>
                          <m:t>+</m:t>
                        </w:del>
                      </m:r>
                      <m:sSubSup>
                        <m:sSubSupPr>
                          <m:ctrlPr>
                            <w:del w:id="187" w:author="L’auteur" w:date="2026-04-24T09:20:00Z">
                              <w:rPr>
                                <w:rFonts w:ascii="Cambria Math" w:hAnsi="Cambria Math"/>
                              </w:rPr>
                            </w:del>
                          </m:ctrlPr>
                        </m:sSubSupPr>
                        <m:e>
                          <m:r>
                            <w:del w:id="188" w:author="L’auteur" w:date="2026-04-24T09:20:00Z">
                              <w:rPr>
                                <w:rFonts w:ascii="Cambria Math" w:hAnsi="Cambria Math"/>
                              </w:rPr>
                              <m:t>σ</m:t>
                            </w:del>
                          </m:r>
                        </m:e>
                        <m:sub>
                          <m:r>
                            <w:del w:id="189" w:author="L’auteur" w:date="2026-04-24T09:20:00Z">
                              <w:rPr>
                                <w:rFonts w:ascii="Cambria Math" w:hAnsi="Cambria Math"/>
                              </w:rPr>
                              <m:t>2</m:t>
                            </w:del>
                          </m:r>
                        </m:sub>
                        <m:sup>
                          <m:r>
                            <w:del w:id="190" w:author="L’auteur" w:date="2026-04-24T09:20:00Z">
                              <w:rPr>
                                <w:rFonts w:ascii="Cambria Math" w:hAnsi="Cambria Math"/>
                              </w:rPr>
                              <m:t>2</m:t>
                            </w:del>
                          </m:r>
                        </m:sup>
                      </m:sSubSup>
                    </m:num>
                    <m:den>
                      <m:r>
                        <w:del w:id="191" w:author="L’auteur" w:date="2026-04-24T09:20:00Z">
                          <w:rPr>
                            <w:rFonts w:ascii="Cambria Math" w:hAnsi="Cambria Math"/>
                          </w:rPr>
                          <m:t>2</m:t>
                        </w:del>
                      </m:r>
                    </m:den>
                  </m:f>
                </m:e>
              </m:rad>
            </m:den>
          </m:f>
        </m:oMath>
      </m:oMathPara>
    </w:p>
    <w:p w14:paraId="153862C7" w14:textId="77777777" w:rsidR="00B50B46" w:rsidRDefault="00000000">
      <w:pPr>
        <w:pStyle w:val="FirstParagraph"/>
        <w:rPr>
          <w:del w:id="192" w:author="L’auteur" w:date="2026-04-24T09:20:00Z"/>
        </w:rPr>
      </w:pPr>
      <w:del w:id="193" w:author="L’auteur" w:date="2026-04-24T09:20:00Z">
        <w:r>
          <w:delText xml:space="preserve">where </w:delText>
        </w:r>
      </w:del>
      <m:oMath>
        <m:sSub>
          <m:sSubPr>
            <m:ctrlPr>
              <w:del w:id="194" w:author="L’auteur" w:date="2026-04-24T09:20:00Z">
                <w:rPr>
                  <w:rFonts w:ascii="Cambria Math" w:hAnsi="Cambria Math"/>
                </w:rPr>
              </w:del>
            </m:ctrlPr>
          </m:sSubPr>
          <m:e>
            <m:acc>
              <m:accPr>
                <m:chr m:val="‾"/>
                <m:ctrlPr>
                  <w:del w:id="195" w:author="L’auteur" w:date="2026-04-24T09:20:00Z">
                    <w:rPr>
                      <w:rFonts w:ascii="Cambria Math" w:hAnsi="Cambria Math"/>
                    </w:rPr>
                  </w:del>
                </m:ctrlPr>
              </m:accPr>
              <m:e>
                <m:r>
                  <w:del w:id="196" w:author="L’auteur" w:date="2026-04-24T09:20:00Z">
                    <w:rPr>
                      <w:rFonts w:ascii="Cambria Math" w:hAnsi="Cambria Math"/>
                    </w:rPr>
                    <m:t>X</m:t>
                  </w:del>
                </m:r>
              </m:e>
            </m:acc>
          </m:e>
          <m:sub>
            <m:r>
              <w:del w:id="197" w:author="L’auteur" w:date="2026-04-24T09:20:00Z">
                <w:rPr>
                  <w:rFonts w:ascii="Cambria Math" w:hAnsi="Cambria Math"/>
                </w:rPr>
                <m:t>1</m:t>
              </w:del>
            </m:r>
          </m:sub>
        </m:sSub>
      </m:oMath>
      <w:del w:id="198" w:author="L’auteur" w:date="2026-04-24T09:20:00Z">
        <w:r>
          <w:delText xml:space="preserve"> and </w:delText>
        </w:r>
      </w:del>
      <m:oMath>
        <m:sSub>
          <m:sSubPr>
            <m:ctrlPr>
              <w:del w:id="199" w:author="L’auteur" w:date="2026-04-24T09:20:00Z">
                <w:rPr>
                  <w:rFonts w:ascii="Cambria Math" w:hAnsi="Cambria Math"/>
                </w:rPr>
              </w:del>
            </m:ctrlPr>
          </m:sSubPr>
          <m:e>
            <m:acc>
              <m:accPr>
                <m:chr m:val="‾"/>
                <m:ctrlPr>
                  <w:del w:id="200" w:author="L’auteur" w:date="2026-04-24T09:20:00Z">
                    <w:rPr>
                      <w:rFonts w:ascii="Cambria Math" w:hAnsi="Cambria Math"/>
                    </w:rPr>
                  </w:del>
                </m:ctrlPr>
              </m:accPr>
              <m:e>
                <m:r>
                  <w:del w:id="201" w:author="L’auteur" w:date="2026-04-24T09:20:00Z">
                    <w:rPr>
                      <w:rFonts w:ascii="Cambria Math" w:hAnsi="Cambria Math"/>
                    </w:rPr>
                    <m:t>X</m:t>
                  </w:del>
                </m:r>
              </m:e>
            </m:acc>
          </m:e>
          <m:sub>
            <m:r>
              <w:del w:id="202" w:author="L’auteur" w:date="2026-04-24T09:20:00Z">
                <w:rPr>
                  <w:rFonts w:ascii="Cambria Math" w:hAnsi="Cambria Math"/>
                </w:rPr>
                <m:t>1</m:t>
              </w:del>
            </m:r>
          </m:sub>
        </m:sSub>
      </m:oMath>
      <w:del w:id="203" w:author="L’auteur" w:date="2026-04-24T09:20:00Z">
        <w:r>
          <w:delText xml:space="preserve"> are the mean population estimates from respectively WorldPop and GHSL, and </w:delText>
        </w:r>
      </w:del>
      <m:oMath>
        <m:sSubSup>
          <m:sSubSupPr>
            <m:ctrlPr>
              <w:del w:id="204" w:author="L’auteur" w:date="2026-04-24T09:20:00Z">
                <w:rPr>
                  <w:rFonts w:ascii="Cambria Math" w:hAnsi="Cambria Math"/>
                </w:rPr>
              </w:del>
            </m:ctrlPr>
          </m:sSubSupPr>
          <m:e>
            <m:r>
              <w:del w:id="205" w:author="L’auteur" w:date="2026-04-24T09:20:00Z">
                <w:rPr>
                  <w:rFonts w:ascii="Cambria Math" w:hAnsi="Cambria Math"/>
                </w:rPr>
                <m:t>σ</m:t>
              </w:del>
            </m:r>
          </m:e>
          <m:sub>
            <m:r>
              <w:del w:id="206" w:author="L’auteur" w:date="2026-04-24T09:20:00Z">
                <w:rPr>
                  <w:rFonts w:ascii="Cambria Math" w:hAnsi="Cambria Math"/>
                </w:rPr>
                <m:t>1</m:t>
              </w:del>
            </m:r>
          </m:sub>
          <m:sup>
            <m:r>
              <w:del w:id="207" w:author="L’auteur" w:date="2026-04-24T09:20:00Z">
                <w:rPr>
                  <w:rFonts w:ascii="Cambria Math" w:hAnsi="Cambria Math"/>
                </w:rPr>
                <m:t>2</m:t>
              </w:del>
            </m:r>
          </m:sup>
        </m:sSubSup>
      </m:oMath>
      <w:del w:id="208" w:author="L’auteur" w:date="2026-04-24T09:20:00Z">
        <w:r>
          <w:delText xml:space="preserve"> and </w:delText>
        </w:r>
      </w:del>
      <m:oMath>
        <m:sSubSup>
          <m:sSubSupPr>
            <m:ctrlPr>
              <w:del w:id="209" w:author="L’auteur" w:date="2026-04-24T09:20:00Z">
                <w:rPr>
                  <w:rFonts w:ascii="Cambria Math" w:hAnsi="Cambria Math"/>
                </w:rPr>
              </w:del>
            </m:ctrlPr>
          </m:sSubSupPr>
          <m:e>
            <m:r>
              <w:del w:id="210" w:author="L’auteur" w:date="2026-04-24T09:20:00Z">
                <w:rPr>
                  <w:rFonts w:ascii="Cambria Math" w:hAnsi="Cambria Math"/>
                </w:rPr>
                <m:t>σ</m:t>
              </w:del>
            </m:r>
          </m:e>
          <m:sub>
            <m:r>
              <w:del w:id="211" w:author="L’auteur" w:date="2026-04-24T09:20:00Z">
                <w:rPr>
                  <w:rFonts w:ascii="Cambria Math" w:hAnsi="Cambria Math"/>
                </w:rPr>
                <m:t>2</m:t>
              </w:del>
            </m:r>
          </m:sub>
          <m:sup>
            <m:r>
              <w:del w:id="212" w:author="L’auteur" w:date="2026-04-24T09:20:00Z">
                <w:rPr>
                  <w:rFonts w:ascii="Cambria Math" w:hAnsi="Cambria Math"/>
                </w:rPr>
                <m:t>2</m:t>
              </w:del>
            </m:r>
          </m:sup>
        </m:sSubSup>
      </m:oMath>
      <w:del w:id="213" w:author="L’auteur" w:date="2026-04-24T09:20:00Z">
        <w:r>
          <w:delText xml:space="preserve"> are their variances.</w:delText>
        </w:r>
      </w:del>
    </w:p>
    <w:p w14:paraId="2F32258A" w14:textId="77777777" w:rsidR="00B50B46" w:rsidRDefault="00000000">
      <w:pPr>
        <w:pStyle w:val="Corpsdetexte"/>
      </w:pPr>
      <w:r>
        <w:t>We conducted the final analyses in R (R Core Team 2023</w:t>
      </w:r>
      <w:del w:id="214" w:author="L’auteur" w:date="2026-04-24T09:20:00Z">
        <w:r>
          <w:delText>), using a coherent framework for data processing (Wickham et al. 2019) and packages optimized for graphical visualization (Wickham 2016; Slowikowski 2023; Wilke 2024) and tabular presentation (Iannone et al. 2023</w:delText>
        </w:r>
      </w:del>
      <w:r>
        <w:t>). The complete replication package, including the GEE JavaScript code, R code, and output dataset, is available on GitHub (https://github.com/BETSAKA/population_near_protected_areas) and archived on Software Heritage (swh:1:dir:2c8237e16e74d94043e37899aed0de6f262ed420).</w:t>
      </w:r>
    </w:p>
    <w:p w14:paraId="31D6F048" w14:textId="77777777" w:rsidR="00B50B46" w:rsidRDefault="00000000">
      <w:pPr>
        <w:pStyle w:val="Titre1"/>
      </w:pPr>
      <w:bookmarkStart w:id="215" w:name="results"/>
      <w:bookmarkEnd w:id="48"/>
      <w:bookmarkEnd w:id="132"/>
      <w:r>
        <w:t>Results</w:t>
      </w:r>
    </w:p>
    <w:p w14:paraId="1DCCC922" w14:textId="77777777" w:rsidR="00B50B46" w:rsidRDefault="00000000">
      <w:pPr>
        <w:pStyle w:val="Titre2"/>
      </w:pPr>
      <w:bookmarkStart w:id="216" w:name="population"/>
      <w:r>
        <w:t>Population</w:t>
      </w:r>
      <w:ins w:id="217" w:author="L’auteur" w:date="2026-04-24T09:20:00Z">
        <w:r>
          <w:t xml:space="preserve"> magnitudes</w:t>
        </w:r>
      </w:ins>
    </w:p>
    <w:p w14:paraId="544CE20F" w14:textId="77777777" w:rsidR="007E73DA" w:rsidRDefault="00000000">
      <w:pPr>
        <w:pStyle w:val="FirstParagraph"/>
        <w:rPr>
          <w:ins w:id="218" w:author="L’auteur" w:date="2026-04-24T09:20:00Z"/>
        </w:rPr>
      </w:pPr>
      <w:ins w:id="219" w:author="L’auteur" w:date="2026-04-24T09:20:00Z">
        <w:r>
          <w:t>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fifteenfold, to 902 million (36.6%). For comparison, in 2000 (restricted to PAs with recorded designation years), 17.9 million people lived inside PAs and 301.1 million inside or within 10 km (18.2% of the population).</w:t>
        </w:r>
      </w:ins>
    </w:p>
    <w:p w14:paraId="248948F2" w14:textId="77777777" w:rsidR="007E73DA" w:rsidRDefault="00000000">
      <w:pPr>
        <w:pStyle w:val="Corpsdetexte"/>
        <w:rPr>
          <w:ins w:id="220" w:author="L’auteur" w:date="2026-04-24T09:20:00Z"/>
        </w:rPr>
      </w:pPr>
      <w:ins w:id="221" w:author="L’auteur" w:date="2026-04-24T09:20:00Z">
        <w:r>
          <w:t>The decomposition by PA category (Figure 1) shows that populations adjacent to non-strict PAs (IUCN categories IV to VI) substantially exceed those adjacent to strict PAs (IUCN categories I to III): 244 million inside or within 10 km of non-strict PAs, compared with 196 million near strict PAs. An additional 462 million people live near PAs whose IUCN category is not recorded in the WDPA.</w:t>
        </w:r>
      </w:ins>
    </w:p>
    <w:p w14:paraId="41C02A2E" w14:textId="77777777" w:rsidR="007E73DA" w:rsidRDefault="00000000">
      <w:pPr>
        <w:pStyle w:val="Corpsdetexte"/>
        <w:rPr>
          <w:ins w:id="222" w:author="L’auteur" w:date="2026-04-24T09:20:00Z"/>
        </w:rPr>
      </w:pPr>
      <w:ins w:id="223" w:author="L’auteur" w:date="2026-04-24T09:20:00Z">
        <w:r>
          <w:t>To connect these magnitudes to the impact evaluation literature, Table 1 translates common spatial exposure definitions into population orders of magnitude.</w:t>
        </w:r>
      </w:ins>
    </w:p>
    <w:p w14:paraId="041EFE62" w14:textId="77777777" w:rsidR="00B50B46" w:rsidRDefault="00000000">
      <w:pPr>
        <w:pStyle w:val="FirstParagraph"/>
        <w:rPr>
          <w:del w:id="224" w:author="L’auteur" w:date="2026-04-24T09:20:00Z"/>
        </w:rPr>
      </w:pPr>
      <w:del w:id="225" w:author="L’auteur" w:date="2026-04-24T09:20:00Z">
        <w:r>
          <w:delText>Table S1 summarizes the extent of PAs and population proximity to PAs in low- and lower-middle-income countries. It presents the percentage of national land within PAs and the percentage of population within 10 km of PAs for the years 2000 and 2020. Due to its large population and relatively low PA coverage, India has an overwhelming impact on the global average for developing countries. To account for this, we provide two totals: one including India and another excluding it.</w:delText>
        </w:r>
      </w:del>
    </w:p>
    <w:p w14:paraId="341196A5" w14:textId="77777777" w:rsidR="00B50B46" w:rsidRDefault="00000000">
      <w:pPr>
        <w:pStyle w:val="Corpsdetexte"/>
        <w:rPr>
          <w:del w:id="226" w:author="L’auteur" w:date="2026-04-24T09:20:00Z"/>
        </w:rPr>
      </w:pPr>
      <w:del w:id="227" w:author="L’auteur" w:date="2026-04-24T09:20:00Z">
        <w:r>
          <w:delText xml:space="preserve">Terrestrial PA coverage in developing countries increased from 9.3 % in 2000 (3.4 million km2) to 12.9 % in 2020 (4.7 million km2), while the share of the population living within 10 km of a PA according to GHSL rose from 16.4 % (446.5 million people) to 21.8 % (844.4 million people) over the same period. This global average is largely driven by India, due to its </w:delText>
        </w:r>
        <w:r>
          <w:lastRenderedPageBreak/>
          <w:delText>demographic size and almost null PA expansion. For the 75 other countries, PA coverage increased from 10.2 % in 2000 (3.4 million km2) to 14.1 % in 2020 (4.7 million km2), while the share of the population living within 10 km of a PA according to GHSL rose from 26.5 % (441.6 million people) to 33.5 % (829.6 million people).</w:delText>
        </w:r>
      </w:del>
    </w:p>
    <w:p w14:paraId="21CD15C1" w14:textId="77777777" w:rsidR="00B50B46" w:rsidRDefault="00000000">
      <w:pPr>
        <w:pStyle w:val="Corpsdetexte"/>
        <w:rPr>
          <w:del w:id="228" w:author="L’auteur" w:date="2026-04-24T09:20:00Z"/>
        </w:rPr>
      </w:pPr>
      <w:del w:id="229" w:author="L’auteur" w:date="2026-04-24T09:20:00Z">
        <w:r>
          <w:delText>The expansion of PA coverage was contrasted across countries.Some countries saw substantial PA expansion (e.g., Bhutan, Cambodia), while others experienced minimal growth (e.g., India, Ghana, Côte d’Ivoire). Countries with already high PA coverage in 2000 saw only marginal increases (e.g., Zambia, Tanzania).</w:delText>
        </w:r>
      </w:del>
    </w:p>
    <w:p w14:paraId="53C85079" w14:textId="77777777" w:rsidR="00B50B46" w:rsidRDefault="00000000">
      <w:pPr>
        <w:pStyle w:val="Titre2"/>
        <w:rPr>
          <w:del w:id="230" w:author="L’auteur" w:date="2026-04-24T09:20:00Z"/>
        </w:rPr>
      </w:pPr>
      <w:bookmarkStart w:id="231" w:name="X3464e61d98f6b35640676e20d241c3d36cab995"/>
      <w:bookmarkEnd w:id="216"/>
      <w:del w:id="232" w:author="L’auteur" w:date="2026-04-24T09:20:00Z">
        <w:r>
          <w:delText>Shifts in Shares of Population Near Protected Areas (2000–2020)</w:delText>
        </w:r>
      </w:del>
    </w:p>
    <w:p w14:paraId="46C4171C" w14:textId="77777777" w:rsidR="00B50B46" w:rsidRDefault="00000000">
      <w:pPr>
        <w:pStyle w:val="FirstParagraph"/>
        <w:rPr>
          <w:del w:id="233" w:author="L’auteur" w:date="2026-04-24T09:20:00Z"/>
        </w:rPr>
      </w:pPr>
      <w:del w:id="234" w:author="L’auteur" w:date="2026-04-24T09:20:00Z">
        <w:r>
          <w:delText>Figure 1 illustrates country-level changes in the percentage of population residing within 10 km of protected areas between 2000 and 2020. The points represent the population share near PAs in both years, while the connecting lines indicate whether the trend is increasing (blue) or decreasing (red).</w:delText>
        </w:r>
      </w:del>
    </w:p>
    <w:p w14:paraId="6BB76F40" w14:textId="77777777" w:rsidR="00B50B46" w:rsidRDefault="00000000">
      <w:pPr>
        <w:pStyle w:val="Corpsdetexte"/>
        <w:rPr>
          <w:del w:id="235" w:author="L’auteur" w:date="2026-04-24T09:20:00Z"/>
        </w:rPr>
      </w:pPr>
      <w:del w:id="236" w:author="L’auteur" w:date="2026-04-24T09:20:00Z">
        <w:r>
          <w:rPr>
            <w:noProof/>
          </w:rPr>
          <w:lastRenderedPageBreak/>
          <w:drawing>
            <wp:inline distT="0" distB="0" distL="0" distR="0" wp14:anchorId="7E0A76E0" wp14:editId="727F792A">
              <wp:extent cx="5969000" cy="671512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figure_1.png"/>
                      <pic:cNvPicPr>
                        <a:picLocks noChangeAspect="1" noChangeArrowheads="1"/>
                      </pic:cNvPicPr>
                    </pic:nvPicPr>
                    <pic:blipFill>
                      <a:blip r:embed="rId7"/>
                      <a:stretch>
                        <a:fillRect/>
                      </a:stretch>
                    </pic:blipFill>
                    <pic:spPr bwMode="auto">
                      <a:xfrm>
                        <a:off x="0" y="0"/>
                        <a:ext cx="5969000" cy="6715125"/>
                      </a:xfrm>
                      <a:prstGeom prst="rect">
                        <a:avLst/>
                      </a:prstGeom>
                      <a:noFill/>
                      <a:ln w="9525">
                        <a:noFill/>
                        <a:headEnd/>
                        <a:tailEnd/>
                      </a:ln>
                    </pic:spPr>
                  </pic:pic>
                </a:graphicData>
              </a:graphic>
            </wp:inline>
          </w:drawing>
        </w:r>
      </w:del>
    </w:p>
    <w:p w14:paraId="7733E188" w14:textId="77777777" w:rsidR="00B50B46" w:rsidRDefault="00000000">
      <w:pPr>
        <w:pStyle w:val="Corpsdetexte"/>
        <w:rPr>
          <w:del w:id="237" w:author="L’auteur" w:date="2026-04-24T09:20:00Z"/>
        </w:rPr>
      </w:pPr>
      <w:del w:id="238" w:author="L’auteur" w:date="2026-04-24T09:20:00Z">
        <w:r>
          <w:delText>Most countries experienced an increase in PA-adjacent populations, with particularly sharp rises in Comoros, Cabo Verde, El Salvador, Tunisia, São Tomé and Príncipe, Haiti, and Madagascar, where PA expansion and population growth intensified proximity. In contrast, Ukraine and Moldova saw slight declines due to urban demographic shifts despite stable PA coverage.</w:delText>
        </w:r>
      </w:del>
    </w:p>
    <w:p w14:paraId="1C602534" w14:textId="77777777" w:rsidR="00B50B46" w:rsidRDefault="00000000">
      <w:pPr>
        <w:pStyle w:val="Titre2"/>
        <w:rPr>
          <w:del w:id="239" w:author="L’auteur" w:date="2026-04-24T09:20:00Z"/>
        </w:rPr>
      </w:pPr>
      <w:bookmarkStart w:id="240" w:name="X298bb77764c3c73f144035b40659e2c1ccf83af"/>
      <w:bookmarkEnd w:id="231"/>
      <w:del w:id="241" w:author="L’auteur" w:date="2026-04-24T09:20:00Z">
        <w:r>
          <w:lastRenderedPageBreak/>
          <w:delText>Growth of PA Coverage and Population near PAs between 2000 and 2020</w:delText>
        </w:r>
      </w:del>
    </w:p>
    <w:p w14:paraId="2F800D0A" w14:textId="77777777" w:rsidR="00B50B46" w:rsidRDefault="00000000">
      <w:pPr>
        <w:pStyle w:val="FirstParagraph"/>
        <w:rPr>
          <w:del w:id="242" w:author="L’auteur" w:date="2026-04-24T09:20:00Z"/>
        </w:rPr>
      </w:pPr>
      <w:del w:id="243" w:author="L’auteur" w:date="2026-04-24T09:20:00Z">
        <w:r>
          <w:delText>Figure 2 presents changes in PA land coverage and the population share living within 10 km of PAs. The diagonal green line represents equal growth in both metrics. Countries above the line experienced faster growth in PA-adjacent populations than in PA coverage.</w:delText>
        </w:r>
      </w:del>
    </w:p>
    <w:p w14:paraId="5E81079B" w14:textId="77777777" w:rsidR="00B50B46" w:rsidRDefault="00000000">
      <w:pPr>
        <w:pStyle w:val="Corpsdetexte"/>
        <w:rPr>
          <w:del w:id="244" w:author="L’auteur" w:date="2026-04-24T09:20:00Z"/>
        </w:rPr>
      </w:pPr>
      <w:del w:id="245" w:author="L’auteur" w:date="2026-04-24T09:20:00Z">
        <w:r>
          <w:rPr>
            <w:noProof/>
          </w:rPr>
          <w:drawing>
            <wp:inline distT="0" distB="0" distL="0" distR="0" wp14:anchorId="1F5841F6" wp14:editId="17E73E08">
              <wp:extent cx="5969000" cy="671512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esults/figure_2.png"/>
                      <pic:cNvPicPr>
                        <a:picLocks noChangeAspect="1" noChangeArrowheads="1"/>
                      </pic:cNvPicPr>
                    </pic:nvPicPr>
                    <pic:blipFill>
                      <a:blip r:embed="rId8"/>
                      <a:stretch>
                        <a:fillRect/>
                      </a:stretch>
                    </pic:blipFill>
                    <pic:spPr bwMode="auto">
                      <a:xfrm>
                        <a:off x="0" y="0"/>
                        <a:ext cx="5969000" cy="6715125"/>
                      </a:xfrm>
                      <a:prstGeom prst="rect">
                        <a:avLst/>
                      </a:prstGeom>
                      <a:noFill/>
                      <a:ln w="9525">
                        <a:noFill/>
                        <a:headEnd/>
                        <a:tailEnd/>
                      </a:ln>
                    </pic:spPr>
                  </pic:pic>
                </a:graphicData>
              </a:graphic>
            </wp:inline>
          </w:drawing>
        </w:r>
      </w:del>
    </w:p>
    <w:p w14:paraId="170DB062" w14:textId="77777777" w:rsidR="00B50B46" w:rsidRDefault="00000000">
      <w:pPr>
        <w:pStyle w:val="Corpsdetexte"/>
        <w:rPr>
          <w:del w:id="246" w:author="L’auteur" w:date="2026-04-24T09:20:00Z"/>
        </w:rPr>
      </w:pPr>
      <w:del w:id="247" w:author="L’auteur" w:date="2026-04-24T09:20:00Z">
        <w:r>
          <w:lastRenderedPageBreak/>
          <w:delText>Most countries fall below the diagonal, where PA spatial expansion outpaced the growth of demographic share of adjacent populations. Lesotho in particular, exhibit large PA expansions with relatively small shifts in population share, indicating that new PAs were primarily established in low-density areas. This reflects the classical trend of PAs to be typically established “high and far”, where pressure for land conversion is lower (Joppa and Pfaff 2009).</w:delText>
        </w:r>
      </w:del>
    </w:p>
    <w:p w14:paraId="033468BC" w14:textId="77777777" w:rsidR="00B50B46" w:rsidRDefault="00000000">
      <w:pPr>
        <w:pStyle w:val="Corpsdetexte"/>
        <w:rPr>
          <w:del w:id="248" w:author="L’auteur" w:date="2026-04-24T09:20:00Z"/>
        </w:rPr>
      </w:pPr>
      <w:del w:id="249" w:author="L’auteur" w:date="2026-04-24T09:20:00Z">
        <w:r>
          <w:delText>In contrast, countries in the top left quarter of Figure 2 experienced a much larger increase in the percentage of their population near PAs than in PA coverage, indicating that new PAs or expansions occurred in relatively high-density areas. Such a pattern is expected in countries with predominantly rural populations, such as Madagascar, Bangladesh, and Mozambique, where PA establishment is more likely to affect human settlements In other cases, such as Haiti, Cameroon, and Liberia, the trend appears to result from deliberate conservation choices to designate PAs in more densely inhabited regions, rather than in remote areas. The zoomed-in portion highlights countries with smaller relative changes, where PA coverage and nearby population increased less than twofold between 2000 and 2020.</w:delText>
        </w:r>
      </w:del>
    </w:p>
    <w:p w14:paraId="0CA2B291" w14:textId="77777777" w:rsidR="00B50B46" w:rsidRDefault="00000000">
      <w:pPr>
        <w:pStyle w:val="Titre2"/>
        <w:rPr>
          <w:del w:id="250" w:author="L’auteur" w:date="2026-04-24T09:20:00Z"/>
        </w:rPr>
      </w:pPr>
      <w:bookmarkStart w:id="251" w:name="X9f84b8d65189b2e44c2f49911b6b1861ae98292"/>
      <w:bookmarkEnd w:id="240"/>
      <w:del w:id="252" w:author="L’auteur" w:date="2026-04-24T09:20:00Z">
        <w:r>
          <w:delText>Share of PA Coverage and Population Near PAs in 2020</w:delText>
        </w:r>
      </w:del>
    </w:p>
    <w:p w14:paraId="58A915FB" w14:textId="77777777" w:rsidR="00B50B46" w:rsidRDefault="00000000">
      <w:pPr>
        <w:pStyle w:val="FirstParagraph"/>
        <w:rPr>
          <w:del w:id="253" w:author="L’auteur" w:date="2026-04-24T09:20:00Z"/>
        </w:rPr>
      </w:pPr>
      <w:del w:id="254" w:author="L’auteur" w:date="2026-04-24T09:20:00Z">
        <w:r>
          <w:delText>Figures 3 displays the relationship between the percentage of national land designated as protected areas and the percentage of the population residing within 10 km of these areas in 2020. Each point represents a country, with country codes labeled on the graph and a corresponding key provided below. The size of the points reflects the total national population.</w:delText>
        </w:r>
      </w:del>
    </w:p>
    <w:p w14:paraId="69BD1C95" w14:textId="77777777" w:rsidR="00B50B46" w:rsidRDefault="00000000">
      <w:pPr>
        <w:pStyle w:val="Corpsdetexte"/>
        <w:rPr>
          <w:del w:id="255" w:author="L’auteur" w:date="2026-04-24T09:20:00Z"/>
        </w:rPr>
      </w:pPr>
      <w:del w:id="256" w:author="L’auteur" w:date="2026-04-24T09:20:00Z">
        <w:r>
          <w:rPr>
            <w:noProof/>
          </w:rPr>
          <w:lastRenderedPageBreak/>
          <w:drawing>
            <wp:inline distT="0" distB="0" distL="0" distR="0" wp14:anchorId="1D436D35" wp14:editId="3EC15BDA">
              <wp:extent cx="5969000" cy="6715125"/>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results/figure_3.png"/>
                      <pic:cNvPicPr>
                        <a:picLocks noChangeAspect="1" noChangeArrowheads="1"/>
                      </pic:cNvPicPr>
                    </pic:nvPicPr>
                    <pic:blipFill>
                      <a:blip r:embed="rId9"/>
                      <a:stretch>
                        <a:fillRect/>
                      </a:stretch>
                    </pic:blipFill>
                    <pic:spPr bwMode="auto">
                      <a:xfrm>
                        <a:off x="0" y="0"/>
                        <a:ext cx="5969000" cy="6715125"/>
                      </a:xfrm>
                      <a:prstGeom prst="rect">
                        <a:avLst/>
                      </a:prstGeom>
                      <a:noFill/>
                      <a:ln w="9525">
                        <a:noFill/>
                        <a:headEnd/>
                        <a:tailEnd/>
                      </a:ln>
                    </pic:spPr>
                  </pic:pic>
                </a:graphicData>
              </a:graphic>
            </wp:inline>
          </w:drawing>
        </w:r>
      </w:del>
    </w:p>
    <w:p w14:paraId="16FE6BF4" w14:textId="77777777" w:rsidR="00B50B46" w:rsidRDefault="00000000">
      <w:pPr>
        <w:pStyle w:val="Corpsdetexte"/>
        <w:rPr>
          <w:del w:id="257" w:author="L’auteur" w:date="2026-04-24T09:20:00Z"/>
        </w:rPr>
      </w:pPr>
      <w:del w:id="258" w:author="L’auteur" w:date="2026-04-24T09:20:00Z">
        <w:r>
          <w:delText>Figure 3 highlights considerable variation across countries in both PA coverage and the proportion of people living near these areas. Some countries, such as Bhutan and Tanzania, have extensive PA networks. A cluster of countries with low PA coverage and limited nearby population presence can also be observed. Notably India falls in this section, and it has such a large population that it weighs heavily on the global averages drawn from these national statistics.</w:delText>
        </w:r>
      </w:del>
    </w:p>
    <w:p w14:paraId="398031BA" w14:textId="77777777" w:rsidR="00B50B46" w:rsidRDefault="00000000">
      <w:pPr>
        <w:pStyle w:val="Titre2"/>
        <w:rPr>
          <w:del w:id="259" w:author="L’auteur" w:date="2026-04-24T09:20:00Z"/>
        </w:rPr>
      </w:pPr>
      <w:bookmarkStart w:id="260" w:name="consistency-between-sources"/>
      <w:bookmarkEnd w:id="251"/>
      <w:del w:id="261" w:author="L’auteur" w:date="2026-04-24T09:20:00Z">
        <w:r>
          <w:lastRenderedPageBreak/>
          <w:delText>Consistency between sources</w:delText>
        </w:r>
      </w:del>
    </w:p>
    <w:p w14:paraId="06008E5B" w14:textId="77777777" w:rsidR="00B50B46" w:rsidRDefault="00000000">
      <w:pPr>
        <w:pStyle w:val="FirstParagraph"/>
        <w:rPr>
          <w:del w:id="262" w:author="L’auteur" w:date="2026-04-24T09:20:00Z"/>
        </w:rPr>
      </w:pPr>
      <w:del w:id="263" w:author="L’auteur" w:date="2026-04-24T09:20:00Z">
        <w:r>
          <w:delText>Table 1 presents the SMDs between GHSL and WorldPop estimates for populations residing within and near protected areas in 2000 and 2020, with higher values indicating greater discrepancies.</w:delText>
        </w:r>
      </w:del>
    </w:p>
    <w:p w14:paraId="5E61EE1B" w14:textId="77777777" w:rsidR="00B50B46" w:rsidRDefault="00000000">
      <w:pPr>
        <w:keepNext/>
        <w:spacing w:after="60"/>
      </w:pPr>
      <w:r>
        <w:rPr>
          <w:rFonts w:ascii="Calibri" w:hAnsi="Calibri"/>
        </w:rPr>
        <w:t xml:space="preserve">Table </w:t>
      </w:r>
      <w:r>
        <w:fldChar w:fldCharType="begin"/>
      </w:r>
      <w:r>
        <w:instrText xml:space="preserve"> SEQ Table \* ARABIC </w:instrText>
      </w:r>
      <w:r>
        <w:fldChar w:fldCharType="separate"/>
      </w:r>
      <w:r w:rsidR="0034305D">
        <w:rPr>
          <w:noProof/>
        </w:rPr>
        <w:t>1</w:t>
      </w:r>
      <w:r>
        <w:fldChar w:fldCharType="end"/>
      </w:r>
      <w:r>
        <w:rPr>
          <w:rFonts w:ascii="Calibri" w:hAnsi="Calibri"/>
        </w:rPr>
        <w:t xml:space="preserve">: </w:t>
      </w:r>
      <w:ins w:id="264" w:author="L’auteur" w:date="2026-04-24T09:20:00Z">
        <w:r>
          <w:rPr>
            <w:rFonts w:ascii="Calibri" w:hAnsi="Calibri"/>
            <w:color w:val="333333"/>
          </w:rPr>
          <w:t>Implied population magnitudes by evaluation design</w:t>
        </w:r>
      </w:ins>
      <w:del w:id="265" w:author="L’auteur" w:date="2026-04-24T09:20:00Z">
        <w:r>
          <w:rPr>
            <w:rFonts w:ascii="Calibri" w:hAnsi="Calibri"/>
            <w:color w:val="333333"/>
          </w:rPr>
          <w:delText>Standard Mean Differences Between GHSL and Worldpop Estimates</w:delText>
        </w:r>
      </w:del>
    </w:p>
    <w:p w14:paraId="6DF872B9" w14:textId="77777777" w:rsidR="007E73DA" w:rsidRDefault="00000000">
      <w:pPr>
        <w:keepNext/>
        <w:spacing w:after="60"/>
        <w:rPr>
          <w:ins w:id="266" w:author="L’auteur" w:date="2026-04-24T09:20:00Z"/>
        </w:rPr>
      </w:pPr>
      <w:ins w:id="267" w:author="L’auteur" w:date="2026-04-24T09:20:00Z">
        <w:r>
          <w:rPr>
            <w:rFonts w:ascii="Calibri" w:hAnsi="Calibri"/>
            <w:color w:val="333333"/>
            <w:sz w:val="20"/>
          </w:rPr>
          <w:t>All PAs in 2020 (incl. unknown designation year), 75 LMICs (excl. India), GHSL population estimates</w:t>
        </w:r>
      </w:ins>
    </w:p>
    <w:tbl>
      <w:tblPr>
        <w:tblW w:w="0" w:type="auto"/>
        <w:jc w:val="center"/>
        <w:tblCellMar>
          <w:left w:w="60" w:type="dxa"/>
          <w:right w:w="60" w:type="dxa"/>
        </w:tblCellMar>
        <w:tblLook w:val="0000" w:firstRow="0" w:lastRow="0" w:firstColumn="0" w:lastColumn="0" w:noHBand="0" w:noVBand="0"/>
      </w:tblPr>
      <w:tblGrid>
        <w:gridCol w:w="5146"/>
        <w:gridCol w:w="2159"/>
        <w:gridCol w:w="2101"/>
      </w:tblGrid>
      <w:tr w:rsidR="00B50B46" w14:paraId="02C9BC87" w14:textId="77777777">
        <w:trPr>
          <w:cantSplit/>
          <w:tblHeader/>
          <w:jc w:val="center"/>
        </w:trPr>
        <w:tc>
          <w:tcPr>
            <w:tcW w:w="0" w:type="auto"/>
            <w:tcBorders>
              <w:top w:val="single" w:sz="16" w:space="0" w:color="D3D3D3"/>
              <w:left w:val="single" w:sz="0" w:space="0" w:color="D3D3D3"/>
              <w:bottom w:val="single" w:sz="16" w:space="0" w:color="D3D3D3"/>
            </w:tcBorders>
          </w:tcPr>
          <w:p w14:paraId="6F561924" w14:textId="77777777" w:rsidR="00B50B46" w:rsidRDefault="00000000" w:rsidP="0034305D">
            <w:pPr>
              <w:keepNext/>
              <w:spacing w:after="60"/>
            </w:pPr>
            <w:ins w:id="268" w:author="L’auteur" w:date="2026-04-24T09:20:00Z">
              <w:r>
                <w:rPr>
                  <w:rFonts w:ascii="Calibri" w:hAnsi="Calibri"/>
                  <w:sz w:val="20"/>
                </w:rPr>
                <w:t>Evaluation design (exposure definition)</w:t>
              </w:r>
            </w:ins>
          </w:p>
        </w:tc>
        <w:tc>
          <w:tcPr>
            <w:tcW w:w="0" w:type="auto"/>
            <w:tcBorders>
              <w:top w:val="single" w:sz="16" w:space="0" w:color="D3D3D3"/>
              <w:bottom w:val="single" w:sz="16" w:space="0" w:color="D3D3D3"/>
            </w:tcBorders>
          </w:tcPr>
          <w:p w14:paraId="550F76AF" w14:textId="77777777" w:rsidR="00B50B46" w:rsidRDefault="00000000">
            <w:pPr>
              <w:keepNext/>
              <w:spacing w:after="60"/>
              <w:jc w:val="center"/>
            </w:pPr>
            <w:del w:id="269" w:author="L’auteur" w:date="2026-04-24T09:20:00Z">
              <w:r w:rsidRPr="0034305D">
                <w:delText>2000</w:delText>
              </w:r>
            </w:del>
            <w:ins w:id="270" w:author="L’auteur" w:date="2026-04-24T09:20:00Z">
              <w:r>
                <w:rPr>
                  <w:rFonts w:ascii="Calibri" w:hAnsi="Calibri"/>
                  <w:sz w:val="20"/>
                </w:rPr>
                <w:t>Population (millions)</w:t>
              </w:r>
            </w:ins>
          </w:p>
        </w:tc>
        <w:tc>
          <w:tcPr>
            <w:tcW w:w="0" w:type="auto"/>
            <w:tcBorders>
              <w:top w:val="single" w:sz="16" w:space="0" w:color="D3D3D3"/>
              <w:bottom w:val="single" w:sz="16" w:space="0" w:color="D3D3D3"/>
              <w:right w:val="single" w:sz="0" w:space="0" w:color="D3D3D3"/>
            </w:tcBorders>
          </w:tcPr>
          <w:p w14:paraId="4D48F41C" w14:textId="77777777" w:rsidR="00B50B46" w:rsidRDefault="00000000">
            <w:pPr>
              <w:keepNext/>
              <w:spacing w:after="60"/>
              <w:jc w:val="center"/>
            </w:pPr>
            <w:ins w:id="271" w:author="L’auteur" w:date="2026-04-24T09:20:00Z">
              <w:r>
                <w:rPr>
                  <w:rFonts w:ascii="Calibri" w:hAnsi="Calibri"/>
                  <w:sz w:val="20"/>
                </w:rPr>
                <w:t xml:space="preserve">% </w:t>
              </w:r>
              <w:proofErr w:type="gramStart"/>
              <w:r>
                <w:rPr>
                  <w:rFonts w:ascii="Calibri" w:hAnsi="Calibri"/>
                  <w:sz w:val="20"/>
                </w:rPr>
                <w:t>of</w:t>
              </w:r>
              <w:proofErr w:type="gramEnd"/>
              <w:r>
                <w:rPr>
                  <w:rFonts w:ascii="Calibri" w:hAnsi="Calibri"/>
                  <w:sz w:val="20"/>
                </w:rPr>
                <w:t xml:space="preserve"> LMIC population</w:t>
              </w:r>
            </w:ins>
            <w:del w:id="272" w:author="L’auteur" w:date="2026-04-24T09:20:00Z">
              <w:r>
                <w:rPr>
                  <w:rFonts w:ascii="Calibri" w:hAnsi="Calibri"/>
                  <w:sz w:val="20"/>
                </w:rPr>
                <w:delText>2020</w:delText>
              </w:r>
            </w:del>
          </w:p>
        </w:tc>
      </w:tr>
      <w:tr w:rsidR="007E73DA" w14:paraId="2D0D2D11" w14:textId="77777777">
        <w:trPr>
          <w:cantSplit/>
          <w:jc w:val="center"/>
          <w:ins w:id="27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0523F2B" w14:textId="77777777" w:rsidR="007E73DA" w:rsidRDefault="00000000">
            <w:pPr>
              <w:keepNext/>
              <w:spacing w:after="60"/>
              <w:rPr>
                <w:ins w:id="274" w:author="L’auteur" w:date="2026-04-24T09:20:00Z"/>
              </w:rPr>
            </w:pPr>
            <w:ins w:id="275" w:author="L’auteur" w:date="2026-04-24T09:20:00Z">
              <w:r>
                <w:rPr>
                  <w:rFonts w:ascii="Calibri" w:hAnsi="Calibri"/>
                  <w:sz w:val="20"/>
                </w:rPr>
                <w:t>In-out comparison (inside PAs only)</w:t>
              </w:r>
            </w:ins>
          </w:p>
        </w:tc>
        <w:tc>
          <w:tcPr>
            <w:tcW w:w="0" w:type="auto"/>
            <w:tcBorders>
              <w:top w:val="single" w:sz="0" w:space="0" w:color="D3D3D3"/>
              <w:left w:val="single" w:sz="0" w:space="0" w:color="D3D3D3"/>
              <w:bottom w:val="single" w:sz="0" w:space="0" w:color="D3D3D3"/>
              <w:right w:val="single" w:sz="0" w:space="0" w:color="D3D3D3"/>
            </w:tcBorders>
          </w:tcPr>
          <w:p w14:paraId="3E4E09F9" w14:textId="77777777" w:rsidR="007E73DA" w:rsidRDefault="00000000">
            <w:pPr>
              <w:keepNext/>
              <w:spacing w:after="60"/>
              <w:jc w:val="center"/>
              <w:rPr>
                <w:ins w:id="276" w:author="L’auteur" w:date="2026-04-24T09:20:00Z"/>
              </w:rPr>
            </w:pPr>
            <w:ins w:id="277" w:author="L’auteur" w:date="2026-04-24T09:20:00Z">
              <w:r>
                <w:rPr>
                  <w:rFonts w:ascii="Calibri" w:hAnsi="Calibri"/>
                  <w:sz w:val="20"/>
                </w:rPr>
                <w:t>60.7</w:t>
              </w:r>
            </w:ins>
          </w:p>
        </w:tc>
        <w:tc>
          <w:tcPr>
            <w:tcW w:w="0" w:type="auto"/>
            <w:tcBorders>
              <w:top w:val="single" w:sz="0" w:space="0" w:color="D3D3D3"/>
              <w:left w:val="single" w:sz="0" w:space="0" w:color="D3D3D3"/>
              <w:bottom w:val="single" w:sz="0" w:space="0" w:color="D3D3D3"/>
              <w:right w:val="single" w:sz="0" w:space="0" w:color="D3D3D3"/>
            </w:tcBorders>
          </w:tcPr>
          <w:p w14:paraId="52E16C86" w14:textId="77777777" w:rsidR="007E73DA" w:rsidRDefault="00000000">
            <w:pPr>
              <w:keepNext/>
              <w:spacing w:after="60"/>
              <w:jc w:val="center"/>
              <w:rPr>
                <w:ins w:id="278" w:author="L’auteur" w:date="2026-04-24T09:20:00Z"/>
              </w:rPr>
            </w:pPr>
            <w:ins w:id="279" w:author="L’auteur" w:date="2026-04-24T09:20:00Z">
              <w:r>
                <w:rPr>
                  <w:rFonts w:ascii="Calibri" w:hAnsi="Calibri"/>
                  <w:sz w:val="20"/>
                </w:rPr>
                <w:t>2.5</w:t>
              </w:r>
            </w:ins>
          </w:p>
        </w:tc>
      </w:tr>
      <w:tr w:rsidR="00B50B46" w14:paraId="20AF02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86BD97" w14:textId="77777777" w:rsidR="00B50B46" w:rsidRDefault="00000000" w:rsidP="0034305D">
            <w:pPr>
              <w:keepNext/>
              <w:spacing w:after="60"/>
            </w:pPr>
            <w:ins w:id="280" w:author="L’auteur" w:date="2026-04-24T09:20:00Z">
              <w:r>
                <w:rPr>
                  <w:rFonts w:ascii="Calibri" w:hAnsi="Calibri"/>
                  <w:sz w:val="20"/>
                </w:rPr>
                <w:t>Inside PAs or</w:t>
              </w:r>
            </w:ins>
            <w:del w:id="281" w:author="L’auteur" w:date="2026-04-24T09:20:00Z">
              <w:r>
                <w:rPr>
                  <w:rFonts w:ascii="Calibri" w:hAnsi="Calibri"/>
                  <w:b/>
                  <w:sz w:val="20"/>
                </w:rPr>
                <w:delText>Population</w:delText>
              </w:r>
            </w:del>
            <w:r w:rsidRPr="0034305D">
              <w:rPr>
                <w:rFonts w:ascii="Calibri" w:hAnsi="Calibri"/>
                <w:sz w:val="20"/>
              </w:rPr>
              <w:t xml:space="preserve"> within </w:t>
            </w:r>
            <w:ins w:id="282" w:author="L’auteur" w:date="2026-04-24T09:20:00Z">
              <w:r>
                <w:rPr>
                  <w:rFonts w:ascii="Calibri" w:hAnsi="Calibri"/>
                  <w:sz w:val="20"/>
                </w:rPr>
                <w:t>10 km</w:t>
              </w:r>
            </w:ins>
            <w:del w:id="283" w:author="L’auteur" w:date="2026-04-24T09:20:00Z">
              <w:r>
                <w:rPr>
                  <w:rFonts w:ascii="Calibri" w:hAnsi="Calibri"/>
                  <w:b/>
                  <w:sz w:val="20"/>
                </w:rPr>
                <w:delText>PAs</w:delText>
              </w:r>
            </w:del>
          </w:p>
        </w:tc>
        <w:tc>
          <w:tcPr>
            <w:tcW w:w="0" w:type="auto"/>
            <w:tcBorders>
              <w:top w:val="single" w:sz="0" w:space="0" w:color="D3D3D3"/>
              <w:left w:val="single" w:sz="0" w:space="0" w:color="D3D3D3"/>
              <w:bottom w:val="single" w:sz="0" w:space="0" w:color="D3D3D3"/>
              <w:right w:val="single" w:sz="0" w:space="0" w:color="D3D3D3"/>
            </w:tcBorders>
          </w:tcPr>
          <w:p w14:paraId="65243095" w14:textId="77777777" w:rsidR="00B50B46" w:rsidRDefault="00000000">
            <w:pPr>
              <w:keepNext/>
              <w:spacing w:after="60"/>
              <w:jc w:val="center"/>
            </w:pPr>
            <w:ins w:id="284" w:author="L’auteur" w:date="2026-04-24T09:20:00Z">
              <w:r>
                <w:rPr>
                  <w:rFonts w:ascii="Calibri" w:hAnsi="Calibri"/>
                  <w:sz w:val="20"/>
                </w:rPr>
                <w:t>902.1</w:t>
              </w:r>
            </w:ins>
            <w:del w:id="285" w:author="L’auteur" w:date="2026-04-24T09:20:00Z">
              <w:r>
                <w:rPr>
                  <w:rFonts w:ascii="Calibri" w:hAnsi="Calibri"/>
                  <w:sz w:val="20"/>
                </w:rPr>
                <w:delText>0.29</w:delText>
              </w:r>
            </w:del>
          </w:p>
        </w:tc>
        <w:tc>
          <w:tcPr>
            <w:tcW w:w="0" w:type="auto"/>
            <w:tcBorders>
              <w:top w:val="single" w:sz="0" w:space="0" w:color="D3D3D3"/>
              <w:left w:val="single" w:sz="0" w:space="0" w:color="D3D3D3"/>
              <w:bottom w:val="single" w:sz="0" w:space="0" w:color="D3D3D3"/>
              <w:right w:val="single" w:sz="0" w:space="0" w:color="D3D3D3"/>
            </w:tcBorders>
          </w:tcPr>
          <w:p w14:paraId="38689F2B" w14:textId="77777777" w:rsidR="00B50B46" w:rsidRDefault="00000000">
            <w:pPr>
              <w:keepNext/>
              <w:spacing w:after="60"/>
              <w:jc w:val="center"/>
            </w:pPr>
            <w:ins w:id="286" w:author="L’auteur" w:date="2026-04-24T09:20:00Z">
              <w:r>
                <w:rPr>
                  <w:rFonts w:ascii="Calibri" w:hAnsi="Calibri"/>
                  <w:sz w:val="20"/>
                </w:rPr>
                <w:t>36.6</w:t>
              </w:r>
            </w:ins>
            <w:del w:id="287" w:author="L’auteur" w:date="2026-04-24T09:20:00Z">
              <w:r>
                <w:rPr>
                  <w:rFonts w:ascii="Calibri" w:hAnsi="Calibri"/>
                  <w:sz w:val="20"/>
                </w:rPr>
                <w:delText>0.20</w:delText>
              </w:r>
            </w:del>
          </w:p>
        </w:tc>
      </w:tr>
      <w:tr w:rsidR="00B50B46" w14:paraId="472C82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074AD7" w14:textId="77777777" w:rsidR="00B50B46" w:rsidRDefault="00000000" w:rsidP="0034305D">
            <w:pPr>
              <w:keepNext/>
              <w:spacing w:after="60"/>
            </w:pPr>
            <w:ins w:id="288" w:author="L’auteur" w:date="2026-04-24T09:20:00Z">
              <w:r>
                <w:rPr>
                  <w:rFonts w:ascii="Calibri" w:hAnsi="Calibri"/>
                  <w:sz w:val="20"/>
                </w:rPr>
                <w:t xml:space="preserve">Strict PAs only (IUCN </w:t>
              </w:r>
              <w:proofErr w:type="spellStart"/>
              <w:r>
                <w:rPr>
                  <w:rFonts w:ascii="Calibri" w:hAnsi="Calibri"/>
                  <w:sz w:val="20"/>
                </w:rPr>
                <w:t>Ia</w:t>
              </w:r>
              <w:proofErr w:type="spellEnd"/>
              <w:r>
                <w:rPr>
                  <w:rFonts w:ascii="Calibri" w:hAnsi="Calibri"/>
                  <w:sz w:val="20"/>
                </w:rPr>
                <w:t>-III): inside or</w:t>
              </w:r>
            </w:ins>
            <w:del w:id="289" w:author="L’auteur" w:date="2026-04-24T09:20:00Z">
              <w:r>
                <w:rPr>
                  <w:rFonts w:ascii="Calibri" w:hAnsi="Calibri"/>
                  <w:b/>
                  <w:sz w:val="20"/>
                </w:rPr>
                <w:delText>Population</w:delText>
              </w:r>
            </w:del>
            <w:r w:rsidRPr="0034305D">
              <w:rPr>
                <w:rFonts w:ascii="Calibri" w:hAnsi="Calibri"/>
                <w:sz w:val="20"/>
              </w:rPr>
              <w:t xml:space="preserve"> within </w:t>
            </w:r>
            <w:ins w:id="290" w:author="L’auteur" w:date="2026-04-24T09:20:00Z">
              <w:r>
                <w:rPr>
                  <w:rFonts w:ascii="Calibri" w:hAnsi="Calibri"/>
                  <w:sz w:val="20"/>
                </w:rPr>
                <w:t>10 km</w:t>
              </w:r>
            </w:ins>
            <w:del w:id="291" w:author="L’auteur" w:date="2026-04-24T09:20:00Z">
              <w:r>
                <w:rPr>
                  <w:rFonts w:ascii="Calibri" w:hAnsi="Calibri"/>
                  <w:b/>
                  <w:sz w:val="20"/>
                </w:rPr>
                <w:delText>10km of PAs</w:delText>
              </w:r>
            </w:del>
          </w:p>
        </w:tc>
        <w:tc>
          <w:tcPr>
            <w:tcW w:w="0" w:type="auto"/>
            <w:tcBorders>
              <w:top w:val="single" w:sz="0" w:space="0" w:color="D3D3D3"/>
              <w:left w:val="single" w:sz="0" w:space="0" w:color="D3D3D3"/>
              <w:bottom w:val="single" w:sz="0" w:space="0" w:color="D3D3D3"/>
              <w:right w:val="single" w:sz="0" w:space="0" w:color="D3D3D3"/>
            </w:tcBorders>
          </w:tcPr>
          <w:p w14:paraId="33CF14B0" w14:textId="77777777" w:rsidR="00B50B46" w:rsidRDefault="00000000">
            <w:pPr>
              <w:keepNext/>
              <w:spacing w:after="60"/>
              <w:jc w:val="center"/>
            </w:pPr>
            <w:ins w:id="292" w:author="L’auteur" w:date="2026-04-24T09:20:00Z">
              <w:r>
                <w:rPr>
                  <w:rFonts w:ascii="Calibri" w:hAnsi="Calibri"/>
                  <w:sz w:val="20"/>
                </w:rPr>
                <w:t>196.1</w:t>
              </w:r>
            </w:ins>
            <w:del w:id="293" w:author="L’auteur" w:date="2026-04-24T09:20:00Z">
              <w:r>
                <w:rPr>
                  <w:rFonts w:ascii="Calibri" w:hAnsi="Calibri"/>
                  <w:sz w:val="20"/>
                </w:rPr>
                <w:delText>0.09</w:delText>
              </w:r>
            </w:del>
          </w:p>
        </w:tc>
        <w:tc>
          <w:tcPr>
            <w:tcW w:w="0" w:type="auto"/>
            <w:tcBorders>
              <w:top w:val="single" w:sz="0" w:space="0" w:color="D3D3D3"/>
              <w:left w:val="single" w:sz="0" w:space="0" w:color="D3D3D3"/>
              <w:bottom w:val="single" w:sz="0" w:space="0" w:color="D3D3D3"/>
              <w:right w:val="single" w:sz="0" w:space="0" w:color="D3D3D3"/>
            </w:tcBorders>
          </w:tcPr>
          <w:p w14:paraId="2A598412" w14:textId="77777777" w:rsidR="00B50B46" w:rsidRDefault="00000000">
            <w:pPr>
              <w:keepNext/>
              <w:spacing w:after="60"/>
              <w:jc w:val="center"/>
            </w:pPr>
            <w:ins w:id="294" w:author="L’auteur" w:date="2026-04-24T09:20:00Z">
              <w:r>
                <w:rPr>
                  <w:rFonts w:ascii="Calibri" w:hAnsi="Calibri"/>
                  <w:sz w:val="20"/>
                </w:rPr>
                <w:t>8.</w:t>
              </w:r>
            </w:ins>
            <w:r>
              <w:rPr>
                <w:rFonts w:ascii="Calibri" w:hAnsi="Calibri"/>
                <w:sz w:val="20"/>
              </w:rPr>
              <w:t>0</w:t>
            </w:r>
            <w:del w:id="295" w:author="L’auteur" w:date="2026-04-24T09:20:00Z">
              <w:r>
                <w:rPr>
                  <w:rFonts w:ascii="Calibri" w:hAnsi="Calibri"/>
                  <w:sz w:val="20"/>
                </w:rPr>
                <w:delText>.08</w:delText>
              </w:r>
            </w:del>
          </w:p>
        </w:tc>
      </w:tr>
      <w:tr w:rsidR="007E73DA" w14:paraId="10637E61" w14:textId="77777777">
        <w:trPr>
          <w:cantSplit/>
          <w:jc w:val="center"/>
          <w:ins w:id="29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187F7F0" w14:textId="77777777" w:rsidR="007E73DA" w:rsidRDefault="00000000">
            <w:pPr>
              <w:keepNext/>
              <w:spacing w:after="60"/>
              <w:rPr>
                <w:ins w:id="297" w:author="L’auteur" w:date="2026-04-24T09:20:00Z"/>
              </w:rPr>
            </w:pPr>
            <w:ins w:id="298" w:author="L’auteur" w:date="2026-04-24T09:20:00Z">
              <w:r>
                <w:rPr>
                  <w:rFonts w:ascii="Calibri" w:hAnsi="Calibri"/>
                  <w:sz w:val="20"/>
                </w:rPr>
                <w:t>Non-strict PAs only (IUCN IV-VI): inside or within 10 km</w:t>
              </w:r>
            </w:ins>
          </w:p>
        </w:tc>
        <w:tc>
          <w:tcPr>
            <w:tcW w:w="0" w:type="auto"/>
            <w:tcBorders>
              <w:top w:val="single" w:sz="0" w:space="0" w:color="D3D3D3"/>
              <w:left w:val="single" w:sz="0" w:space="0" w:color="D3D3D3"/>
              <w:bottom w:val="single" w:sz="0" w:space="0" w:color="D3D3D3"/>
              <w:right w:val="single" w:sz="0" w:space="0" w:color="D3D3D3"/>
            </w:tcBorders>
          </w:tcPr>
          <w:p w14:paraId="283F7985" w14:textId="77777777" w:rsidR="007E73DA" w:rsidRDefault="00000000">
            <w:pPr>
              <w:keepNext/>
              <w:spacing w:after="60"/>
              <w:jc w:val="center"/>
              <w:rPr>
                <w:ins w:id="299" w:author="L’auteur" w:date="2026-04-24T09:20:00Z"/>
              </w:rPr>
            </w:pPr>
            <w:ins w:id="300" w:author="L’auteur" w:date="2026-04-24T09:20:00Z">
              <w:r>
                <w:rPr>
                  <w:rFonts w:ascii="Calibri" w:hAnsi="Calibri"/>
                  <w:sz w:val="20"/>
                </w:rPr>
                <w:t>243.5</w:t>
              </w:r>
            </w:ins>
          </w:p>
        </w:tc>
        <w:tc>
          <w:tcPr>
            <w:tcW w:w="0" w:type="auto"/>
            <w:tcBorders>
              <w:top w:val="single" w:sz="0" w:space="0" w:color="D3D3D3"/>
              <w:left w:val="single" w:sz="0" w:space="0" w:color="D3D3D3"/>
              <w:bottom w:val="single" w:sz="0" w:space="0" w:color="D3D3D3"/>
              <w:right w:val="single" w:sz="0" w:space="0" w:color="D3D3D3"/>
            </w:tcBorders>
          </w:tcPr>
          <w:p w14:paraId="2625BA29" w14:textId="77777777" w:rsidR="007E73DA" w:rsidRDefault="00000000">
            <w:pPr>
              <w:keepNext/>
              <w:spacing w:after="60"/>
              <w:jc w:val="center"/>
              <w:rPr>
                <w:ins w:id="301" w:author="L’auteur" w:date="2026-04-24T09:20:00Z"/>
              </w:rPr>
            </w:pPr>
            <w:ins w:id="302" w:author="L’auteur" w:date="2026-04-24T09:20:00Z">
              <w:r>
                <w:rPr>
                  <w:rFonts w:ascii="Calibri" w:hAnsi="Calibri"/>
                  <w:sz w:val="20"/>
                </w:rPr>
                <w:t>9.9</w:t>
              </w:r>
            </w:ins>
          </w:p>
        </w:tc>
      </w:tr>
      <w:tr w:rsidR="007E73DA" w14:paraId="4E6AFEC7" w14:textId="77777777">
        <w:trPr>
          <w:cantSplit/>
          <w:jc w:val="center"/>
          <w:ins w:id="30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3F40DA7" w14:textId="77777777" w:rsidR="007E73DA" w:rsidRDefault="00000000">
            <w:pPr>
              <w:keepNext/>
              <w:spacing w:after="60"/>
              <w:rPr>
                <w:ins w:id="304" w:author="L’auteur" w:date="2026-04-24T09:20:00Z"/>
              </w:rPr>
            </w:pPr>
            <w:ins w:id="305" w:author="L’auteur" w:date="2026-04-24T09:20:00Z">
              <w:r>
                <w:rPr>
                  <w:rFonts w:ascii="Calibri" w:hAnsi="Calibri"/>
                  <w:sz w:val="20"/>
                </w:rPr>
                <w:t>Unknown category PAs: inside or within 10 km</w:t>
              </w:r>
            </w:ins>
          </w:p>
        </w:tc>
        <w:tc>
          <w:tcPr>
            <w:tcW w:w="0" w:type="auto"/>
            <w:tcBorders>
              <w:top w:val="single" w:sz="0" w:space="0" w:color="D3D3D3"/>
              <w:left w:val="single" w:sz="0" w:space="0" w:color="D3D3D3"/>
              <w:bottom w:val="single" w:sz="0" w:space="0" w:color="D3D3D3"/>
              <w:right w:val="single" w:sz="0" w:space="0" w:color="D3D3D3"/>
            </w:tcBorders>
          </w:tcPr>
          <w:p w14:paraId="54BCA545" w14:textId="77777777" w:rsidR="007E73DA" w:rsidRDefault="00000000">
            <w:pPr>
              <w:keepNext/>
              <w:spacing w:after="60"/>
              <w:jc w:val="center"/>
              <w:rPr>
                <w:ins w:id="306" w:author="L’auteur" w:date="2026-04-24T09:20:00Z"/>
              </w:rPr>
            </w:pPr>
            <w:ins w:id="307" w:author="L’auteur" w:date="2026-04-24T09:20:00Z">
              <w:r>
                <w:rPr>
                  <w:rFonts w:ascii="Calibri" w:hAnsi="Calibri"/>
                  <w:sz w:val="20"/>
                </w:rPr>
                <w:t>462.5</w:t>
              </w:r>
            </w:ins>
          </w:p>
        </w:tc>
        <w:tc>
          <w:tcPr>
            <w:tcW w:w="0" w:type="auto"/>
            <w:tcBorders>
              <w:top w:val="single" w:sz="0" w:space="0" w:color="D3D3D3"/>
              <w:left w:val="single" w:sz="0" w:space="0" w:color="D3D3D3"/>
              <w:bottom w:val="single" w:sz="0" w:space="0" w:color="D3D3D3"/>
              <w:right w:val="single" w:sz="0" w:space="0" w:color="D3D3D3"/>
            </w:tcBorders>
          </w:tcPr>
          <w:p w14:paraId="641D2D98" w14:textId="77777777" w:rsidR="007E73DA" w:rsidRDefault="00000000">
            <w:pPr>
              <w:keepNext/>
              <w:spacing w:after="60"/>
              <w:jc w:val="center"/>
              <w:rPr>
                <w:ins w:id="308" w:author="L’auteur" w:date="2026-04-24T09:20:00Z"/>
              </w:rPr>
            </w:pPr>
            <w:ins w:id="309" w:author="L’auteur" w:date="2026-04-24T09:20:00Z">
              <w:r>
                <w:rPr>
                  <w:rFonts w:ascii="Calibri" w:hAnsi="Calibri"/>
                  <w:sz w:val="20"/>
                </w:rPr>
                <w:t>18.8</w:t>
              </w:r>
            </w:ins>
          </w:p>
        </w:tc>
      </w:tr>
      <w:tr w:rsidR="007E73DA" w14:paraId="61F504C3" w14:textId="77777777">
        <w:trPr>
          <w:cantSplit/>
          <w:jc w:val="center"/>
          <w:ins w:id="310" w:author="L’auteur" w:date="2026-04-24T09:20:00Z"/>
        </w:trPr>
        <w:tc>
          <w:tcPr>
            <w:tcW w:w="0" w:type="auto"/>
            <w:gridSpan w:val="3"/>
          </w:tcPr>
          <w:p w14:paraId="79BCFAF8" w14:textId="77777777" w:rsidR="007E73DA" w:rsidRDefault="00000000">
            <w:pPr>
              <w:keepNext/>
              <w:spacing w:after="60"/>
              <w:rPr>
                <w:ins w:id="311" w:author="L’auteur" w:date="2026-04-24T09:20:00Z"/>
              </w:rPr>
            </w:pPr>
            <w:ins w:id="312" w:author="L’auteur" w:date="2026-04-24T09:20:00Z">
              <w:r>
                <w:rPr>
                  <w:rFonts w:ascii="Calibri" w:hAnsi="Calibri"/>
                  <w:sz w:val="20"/>
                </w:rPr>
                <w:t>Source: WDPA May 2021, GHSL 2020. 'Within 10 km' includes populations inside PAs.</w:t>
              </w:r>
            </w:ins>
          </w:p>
        </w:tc>
      </w:tr>
    </w:tbl>
    <w:p w14:paraId="0FC492AC" w14:textId="77777777" w:rsidR="007E73DA" w:rsidRDefault="00000000">
      <w:pPr>
        <w:pStyle w:val="Corpsdetexte"/>
        <w:rPr>
          <w:ins w:id="313" w:author="L’auteur" w:date="2026-04-24T09:20:00Z"/>
        </w:rPr>
      </w:pPr>
      <w:ins w:id="314" w:author="L’auteur" w:date="2026-04-24T09:20:00Z">
        <w:r>
          <w:t>An in-out comparison – where “treated” populations are those residing inside PAs – implies a study population of approximately 61 million people (2.5% of the population of these 75 countries). When the spatial definition extends to populations within 10 km, the implied population rises to 902 million (36.6%). Restricting to strict PAs only yields 196 million, while non-strict PAs contribute 244 million. These numbers do not appear in the studies reviewed by Kandel et al. (2022), yet they define the implicit scope to which estimated impacts apply.</w:t>
        </w:r>
      </w:ins>
    </w:p>
    <w:p w14:paraId="033B7E32" w14:textId="77777777" w:rsidR="007E73DA" w:rsidRDefault="00000000">
      <w:pPr>
        <w:pStyle w:val="Titre2"/>
        <w:rPr>
          <w:ins w:id="315" w:author="L’auteur" w:date="2026-04-24T09:20:00Z"/>
        </w:rPr>
      </w:pPr>
      <w:ins w:id="316" w:author="L’auteur" w:date="2026-04-24T09:20:00Z">
        <w:r>
          <w:t>Change over time by PA category</w:t>
        </w:r>
      </w:ins>
    </w:p>
    <w:p w14:paraId="1C64F000" w14:textId="77777777" w:rsidR="007E73DA" w:rsidRDefault="00000000">
      <w:pPr>
        <w:pStyle w:val="FirstParagraph"/>
        <w:rPr>
          <w:ins w:id="317" w:author="L’auteur" w:date="2026-04-24T09:20:00Z"/>
        </w:rPr>
      </w:pPr>
      <w:ins w:id="318" w:author="L’auteur" w:date="2026-04-24T09:20:00Z">
        <w:r>
          <w:t>Comparing 2020 with 2000 is subject to an important caveat: designation years are missing for 690 out of 3,154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ins>
    </w:p>
    <w:p w14:paraId="6757ED71" w14:textId="77777777" w:rsidR="00B50B46" w:rsidRDefault="00000000">
      <w:pPr>
        <w:pStyle w:val="Corpsdetexte"/>
        <w:rPr>
          <w:del w:id="319" w:author="L’auteur" w:date="2026-04-24T09:20:00Z"/>
        </w:rPr>
      </w:pPr>
      <w:ins w:id="320" w:author="L’auteur" w:date="2026-04-24T09:20:00Z">
        <w:r>
          <w:t xml:space="preserve">With this caveat in mind, </w:t>
        </w:r>
      </w:ins>
      <w:del w:id="321" w:author="L’auteur" w:date="2026-04-24T09:20:00Z">
        <w:r>
          <w:delText>There is no universal interpretation of SMD values for comparing different population datasets. Cohen’s rule of thumb suggests an SMD below 0.2 represents a negligible difference, while Austin proposes a more conservative threshold of 0.1 for comparability (Cohen 1988; Austin 2009). Applying this principle, GHSL and WorldPop differ significantly for PA-internal population estimates but align well for populations within 10 km of PAs. GHSL is considered more reliable for high- and low-density settings (Chen et al. 2020).</w:delText>
        </w:r>
      </w:del>
    </w:p>
    <w:p w14:paraId="333CF6CC" w14:textId="77777777" w:rsidR="007E73DA" w:rsidRDefault="00000000">
      <w:pPr>
        <w:pStyle w:val="Corpsdetexte"/>
        <w:rPr>
          <w:ins w:id="322" w:author="L’auteur" w:date="2026-04-24T09:20:00Z"/>
        </w:rPr>
      </w:pPr>
      <w:r>
        <w:t xml:space="preserve">Figure </w:t>
      </w:r>
      <w:ins w:id="323" w:author="L’auteur" w:date="2026-04-24T09:20:00Z">
        <w:r>
          <w:t>1 shows how PA-adjacent populations evolved between 2000 and 2020 across PA categories, separately for populations inside PAs and within the 10 km buffer.</w:t>
        </w:r>
      </w:ins>
    </w:p>
    <w:p w14:paraId="44D4B56B" w14:textId="77777777" w:rsidR="007E73DA" w:rsidRDefault="00000000">
      <w:pPr>
        <w:pStyle w:val="Corpsdetexte"/>
        <w:rPr>
          <w:ins w:id="324" w:author="L’auteur" w:date="2026-04-24T09:20:00Z"/>
        </w:rPr>
      </w:pPr>
      <w:ins w:id="325" w:author="L’auteur" w:date="2026-04-24T09:20:00Z">
        <w:r>
          <w:rPr>
            <w:noProof/>
          </w:rPr>
          <w:lastRenderedPageBreak/>
          <w:drawing>
            <wp:inline distT="0" distB="0" distL="0" distR="0" wp14:anchorId="678BB1C7" wp14:editId="753015AD">
              <wp:extent cx="5969000" cy="3730624"/>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28" name="Picture" descr="results/figure_1.png"/>
                      <pic:cNvPicPr>
                        <a:picLocks noChangeAspect="1" noChangeArrowheads="1"/>
                      </pic:cNvPicPr>
                    </pic:nvPicPr>
                    <pic:blipFill>
                      <a:blip r:embed="rId10"/>
                      <a:stretch>
                        <a:fillRect/>
                      </a:stretch>
                    </pic:blipFill>
                    <pic:spPr bwMode="auto">
                      <a:xfrm>
                        <a:off x="0" y="0"/>
                        <a:ext cx="5969000" cy="3730624"/>
                      </a:xfrm>
                      <a:prstGeom prst="rect">
                        <a:avLst/>
                      </a:prstGeom>
                      <a:noFill/>
                      <a:ln w="9525">
                        <a:noFill/>
                        <a:headEnd/>
                        <a:tailEnd/>
                      </a:ln>
                    </pic:spPr>
                  </pic:pic>
                </a:graphicData>
              </a:graphic>
            </wp:inline>
          </w:drawing>
        </w:r>
      </w:ins>
    </w:p>
    <w:p w14:paraId="2F40A463" w14:textId="77777777" w:rsidR="007E73DA" w:rsidRDefault="00000000">
      <w:pPr>
        <w:pStyle w:val="Corpsdetexte"/>
        <w:rPr>
          <w:ins w:id="326" w:author="L’auteur" w:date="2026-04-24T09:20:00Z"/>
        </w:rPr>
      </w:pPr>
      <w:ins w:id="327" w:author="L’auteur" w:date="2026-04-24T09:20:00Z">
        <w:r>
          <w:t>Growth in exposed populations occurred across all three PA categories. The net change (2020 minus 2000) for the 75 LMICs combined (Figure S1, Supplementary Materials) shows that the population inside or within 10 km of non-strict PAs grew by approximately 108 million, that inside or within 10 km of PAs with unrecorded IUCN category by 111 million, and that near strict PAs by 77 million.</w:t>
        </w:r>
      </w:ins>
    </w:p>
    <w:p w14:paraId="5DEF2DA0" w14:textId="77777777" w:rsidR="007E73DA" w:rsidRDefault="00000000">
      <w:pPr>
        <w:pStyle w:val="Corpsdetexte"/>
        <w:rPr>
          <w:ins w:id="328" w:author="L’auteur" w:date="2026-04-24T09:20:00Z"/>
        </w:rPr>
      </w:pPr>
      <w:ins w:id="329" w:author="L’auteur" w:date="2026-04-24T09:20:00Z">
        <w:r>
          <w:t>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53% of the increase is attributable to demographic growth around pre-existing PAs, and 47% to PA network expansion. The two mechanisms contribute in approximately equal measure at the global LMIC level, though their relative importance varies substantially across countries.</w:t>
        </w:r>
      </w:ins>
    </w:p>
    <w:p w14:paraId="3BB62DCA" w14:textId="77777777" w:rsidR="007E73DA" w:rsidRDefault="00000000">
      <w:pPr>
        <w:pStyle w:val="Titre2"/>
        <w:rPr>
          <w:ins w:id="330" w:author="L’auteur" w:date="2026-04-24T09:20:00Z"/>
        </w:rPr>
      </w:pPr>
      <w:bookmarkStart w:id="331" w:name="X36c7847bfc23ec1f29bec0a1a382b6d5952c46d"/>
      <w:ins w:id="332" w:author="L’auteur" w:date="2026-04-24T09:20:00Z">
        <w:r>
          <w:t>Uncertainty from missing designation years</w:t>
        </w:r>
      </w:ins>
    </w:p>
    <w:p w14:paraId="57076FFB" w14:textId="77777777" w:rsidR="007E73DA" w:rsidRDefault="00000000">
      <w:pPr>
        <w:pStyle w:val="FirstParagraph"/>
        <w:rPr>
          <w:ins w:id="333" w:author="L’auteur" w:date="2026-04-24T09:20:00Z"/>
        </w:rPr>
      </w:pPr>
      <w:ins w:id="334" w:author="L’auteur" w:date="2026-04-24T09:20:00Z">
        <w:r>
          <w:t>The WDPA records a designation year for each protected area, but this field is not reported for 690 of the 3,154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ins>
    </w:p>
    <w:p w14:paraId="535FC29B" w14:textId="77777777" w:rsidR="007E73DA" w:rsidRDefault="00000000">
      <w:pPr>
        <w:pStyle w:val="Corpsdetexte"/>
        <w:rPr>
          <w:ins w:id="335" w:author="L’auteur" w:date="2026-04-24T09:20:00Z"/>
        </w:rPr>
      </w:pPr>
      <w:ins w:id="336" w:author="L’auteur" w:date="2026-04-24T09:20:00Z">
        <w:r>
          <w:lastRenderedPageBreak/>
          <w:t>For 54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ins>
    </w:p>
    <w:bookmarkEnd w:id="331"/>
    <w:p w14:paraId="1BB986A8" w14:textId="77777777" w:rsidR="007E73DA" w:rsidRDefault="00000000">
      <w:pPr>
        <w:pStyle w:val="Titre2"/>
        <w:rPr>
          <w:ins w:id="337" w:author="L’auteur" w:date="2026-04-24T09:20:00Z"/>
        </w:rPr>
      </w:pPr>
      <w:ins w:id="338" w:author="L’auteur" w:date="2026-04-24T09:20:00Z">
        <w:r>
          <w:t>Cross-country variation</w:t>
        </w:r>
      </w:ins>
    </w:p>
    <w:p w14:paraId="376FA669" w14:textId="77777777" w:rsidR="007E73DA" w:rsidRDefault="00000000">
      <w:pPr>
        <w:pStyle w:val="FirstParagraph"/>
        <w:rPr>
          <w:ins w:id="339" w:author="L’auteur" w:date="2026-04-24T09:20:00Z"/>
        </w:rPr>
      </w:pPr>
      <w:ins w:id="340" w:author="L’auteur" w:date="2026-04-24T09:20:00Z">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66 of the 75 countries, the share strictly increased between </w:t>
        </w:r>
      </w:ins>
      <w:del w:id="341" w:author="L’auteur" w:date="2026-04-24T09:20:00Z">
        <w:r>
          <w:delText xml:space="preserve">4 provides a disaggregated comparison of GHSL </w:delText>
        </w:r>
      </w:del>
      <w:ins w:id="342" w:author="L’auteur" w:date="2026-04-24T09:20:00Z">
        <w:r>
          <w:t>2000 and 2020 (blue segments), consistent with PA expansion. Two island states (Micronesia and Kiribati) had no PAs in either period. Seven countries experienced marginal declines (all below 1.5 percentage points), most notably Eritrea, Malawi, and Zambia, where stable PA coverage combined with population growth in non-PA areas slightly reduced the relative share of PA-adjacent populations. Full country-level detail is provided in Table S1 (Supplementary Materials).</w:t>
        </w:r>
      </w:ins>
    </w:p>
    <w:p w14:paraId="514FD9A5" w14:textId="77777777" w:rsidR="007E73DA" w:rsidRDefault="00000000">
      <w:pPr>
        <w:pStyle w:val="Corpsdetexte"/>
        <w:rPr>
          <w:ins w:id="343" w:author="L’auteur" w:date="2026-04-24T09:20:00Z"/>
        </w:rPr>
      </w:pPr>
      <w:ins w:id="344" w:author="L’auteur" w:date="2026-04-24T09:20:00Z">
        <w:r>
          <w:rPr>
            <w:noProof/>
          </w:rPr>
          <w:lastRenderedPageBreak/>
          <w:drawing>
            <wp:inline distT="0" distB="0" distL="0" distR="0" wp14:anchorId="50BC8DC0" wp14:editId="6C96DAFC">
              <wp:extent cx="5969000" cy="89534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esults/figure_2.png"/>
                      <pic:cNvPicPr>
                        <a:picLocks noChangeAspect="1" noChangeArrowheads="1"/>
                      </pic:cNvPicPr>
                    </pic:nvPicPr>
                    <pic:blipFill>
                      <a:blip r:embed="rId11"/>
                      <a:stretch>
                        <a:fillRect/>
                      </a:stretch>
                    </pic:blipFill>
                    <pic:spPr bwMode="auto">
                      <a:xfrm>
                        <a:off x="0" y="0"/>
                        <a:ext cx="5969000" cy="8953499"/>
                      </a:xfrm>
                      <a:prstGeom prst="rect">
                        <a:avLst/>
                      </a:prstGeom>
                      <a:noFill/>
                      <a:ln w="9525">
                        <a:noFill/>
                        <a:headEnd/>
                        <a:tailEnd/>
                      </a:ln>
                    </pic:spPr>
                  </pic:pic>
                </a:graphicData>
              </a:graphic>
            </wp:inline>
          </w:drawing>
        </w:r>
      </w:ins>
    </w:p>
    <w:p w14:paraId="7F5D5E10" w14:textId="77777777" w:rsidR="007E73DA" w:rsidRDefault="00000000">
      <w:pPr>
        <w:pStyle w:val="Titre2"/>
        <w:rPr>
          <w:ins w:id="345" w:author="L’auteur" w:date="2026-04-24T09:20:00Z"/>
        </w:rPr>
      </w:pPr>
      <w:ins w:id="346" w:author="L’auteur" w:date="2026-04-24T09:20:00Z">
        <w:r>
          <w:lastRenderedPageBreak/>
          <w:t xml:space="preserve">Robustness: GHSL vs </w:t>
        </w:r>
        <w:proofErr w:type="spellStart"/>
        <w:r>
          <w:t>WorldPop</w:t>
        </w:r>
        <w:proofErr w:type="spellEnd"/>
      </w:ins>
    </w:p>
    <w:p w14:paraId="3BEE84D3" w14:textId="77777777" w:rsidR="007E73DA" w:rsidRDefault="00000000">
      <w:pPr>
        <w:pStyle w:val="FirstParagraph"/>
        <w:rPr>
          <w:ins w:id="347" w:author="L’auteur" w:date="2026-04-24T09:20:00Z"/>
        </w:rPr>
      </w:pPr>
      <w:ins w:id="348" w:author="L’auteur" w:date="2026-04-24T09:20:00Z">
        <w:r>
          <w:t xml:space="preserve">Figure 3 compares GHSL </w:t>
        </w:r>
      </w:ins>
      <w:r>
        <w:t xml:space="preserve">and </w:t>
      </w:r>
      <w:proofErr w:type="spellStart"/>
      <w:r>
        <w:t>WorldPop</w:t>
      </w:r>
      <w:proofErr w:type="spellEnd"/>
      <w:r>
        <w:t xml:space="preserve"> estimates</w:t>
      </w:r>
      <w:ins w:id="349" w:author="L’auteur" w:date="2026-04-24T09:20:00Z">
        <w:r>
          <w:t xml:space="preserve"> of the percentage of national population inside PAs and within 10 km, for all PAs present in the 2020 WDPA release. Points cluster around the 1:1 line, indicating broad agreement between the two datasets at the country level.</w:t>
        </w:r>
      </w:ins>
    </w:p>
    <w:p w14:paraId="486A539D" w14:textId="77777777" w:rsidR="007E73DA" w:rsidRDefault="00000000">
      <w:pPr>
        <w:pStyle w:val="Corpsdetexte"/>
        <w:rPr>
          <w:ins w:id="350" w:author="L’auteur" w:date="2026-04-24T09:20:00Z"/>
        </w:rPr>
      </w:pPr>
      <w:ins w:id="351" w:author="L’auteur" w:date="2026-04-24T09:20:00Z">
        <w:r>
          <w:rPr>
            <w:noProof/>
          </w:rPr>
          <w:drawing>
            <wp:inline distT="0" distB="0" distL="0" distR="0" wp14:anchorId="725BE663" wp14:editId="4AA25315">
              <wp:extent cx="5969000" cy="2984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sults/figure_3.png"/>
                      <pic:cNvPicPr>
                        <a:picLocks noChangeAspect="1" noChangeArrowheads="1"/>
                      </pic:cNvPicPr>
                    </pic:nvPicPr>
                    <pic:blipFill>
                      <a:blip r:embed="rId12"/>
                      <a:stretch>
                        <a:fillRect/>
                      </a:stretch>
                    </pic:blipFill>
                    <pic:spPr bwMode="auto">
                      <a:xfrm>
                        <a:off x="0" y="0"/>
                        <a:ext cx="5969000" cy="2984500"/>
                      </a:xfrm>
                      <a:prstGeom prst="rect">
                        <a:avLst/>
                      </a:prstGeom>
                      <a:noFill/>
                      <a:ln w="9525">
                        <a:noFill/>
                        <a:headEnd/>
                        <a:tailEnd/>
                      </a:ln>
                    </pic:spPr>
                  </pic:pic>
                </a:graphicData>
              </a:graphic>
            </wp:inline>
          </w:drawing>
        </w:r>
      </w:ins>
    </w:p>
    <w:p w14:paraId="32169A62" w14:textId="77777777" w:rsidR="00B50B46" w:rsidRDefault="00000000">
      <w:pPr>
        <w:pStyle w:val="Corpsdetexte"/>
      </w:pPr>
      <w:ins w:id="352" w:author="L’auteur" w:date="2026-04-24T09:20:00Z">
        <w:r>
          <w:t xml:space="preserve">Discrepancies are most pronounced for populations inside PAs, where the very small absolute population counts amplify relative differences between the two </w:t>
        </w:r>
        <w:proofErr w:type="spellStart"/>
        <w:r>
          <w:t>datasets’</w:t>
        </w:r>
        <w:proofErr w:type="spellEnd"/>
        <w:r>
          <w:t xml:space="preserve"> spatial allocation models. For the broader 10 km buffer perimeter, agreement is substantially stronger. Table S2 (Supplementary Materials) lists the countries where the absolute difference between</w:t>
        </w:r>
      </w:ins>
      <w:del w:id="353" w:author="L’auteur" w:date="2026-04-24T09:20:00Z">
        <w:r>
          <w:delText>. Each segment represents the difference between the two sources for a given country, with black and blue points denoting</w:delText>
        </w:r>
      </w:del>
      <w:r>
        <w:t xml:space="preserve"> GHSL and </w:t>
      </w:r>
      <w:proofErr w:type="spellStart"/>
      <w:r>
        <w:t>WorldPop</w:t>
      </w:r>
      <w:proofErr w:type="spellEnd"/>
      <w:ins w:id="354" w:author="L’auteur" w:date="2026-04-24T09:20:00Z">
        <w:r>
          <w:t xml:space="preserve">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ins>
      <w:del w:id="355" w:author="L’auteur" w:date="2026-04-24T09:20:00Z">
        <w:r>
          <w:delText>, respectively</w:delText>
        </w:r>
      </w:del>
      <w:r>
        <w:t>.</w:t>
      </w:r>
    </w:p>
    <w:p w14:paraId="282D6E1B" w14:textId="77777777" w:rsidR="00B50B46" w:rsidRDefault="00000000">
      <w:pPr>
        <w:pStyle w:val="Corpsdetexte"/>
        <w:rPr>
          <w:del w:id="356" w:author="L’auteur" w:date="2026-04-24T09:20:00Z"/>
        </w:rPr>
      </w:pPr>
      <w:del w:id="357" w:author="L’auteur" w:date="2026-04-24T09:20:00Z">
        <w:r>
          <w:rPr>
            <w:noProof/>
          </w:rPr>
          <w:lastRenderedPageBreak/>
          <w:drawing>
            <wp:inline distT="0" distB="0" distL="0" distR="0" wp14:anchorId="1AED8C9E" wp14:editId="26385BBF">
              <wp:extent cx="5969000" cy="671512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sults/figure_4.png"/>
                      <pic:cNvPicPr>
                        <a:picLocks noChangeAspect="1" noChangeArrowheads="1"/>
                      </pic:cNvPicPr>
                    </pic:nvPicPr>
                    <pic:blipFill>
                      <a:blip r:embed="rId13"/>
                      <a:stretch>
                        <a:fillRect/>
                      </a:stretch>
                    </pic:blipFill>
                    <pic:spPr bwMode="auto">
                      <a:xfrm>
                        <a:off x="0" y="0"/>
                        <a:ext cx="5969000" cy="6715125"/>
                      </a:xfrm>
                      <a:prstGeom prst="rect">
                        <a:avLst/>
                      </a:prstGeom>
                      <a:noFill/>
                      <a:ln w="9525">
                        <a:noFill/>
                        <a:headEnd/>
                        <a:tailEnd/>
                      </a:ln>
                    </pic:spPr>
                  </pic:pic>
                </a:graphicData>
              </a:graphic>
            </wp:inline>
          </w:drawing>
        </w:r>
      </w:del>
    </w:p>
    <w:p w14:paraId="71E5C6BD" w14:textId="77777777" w:rsidR="00B50B46" w:rsidRDefault="00000000">
      <w:pPr>
        <w:pStyle w:val="Corpsdetexte"/>
        <w:rPr>
          <w:del w:id="358" w:author="L’auteur" w:date="2026-04-24T09:20:00Z"/>
        </w:rPr>
      </w:pPr>
      <w:del w:id="359" w:author="L’auteur" w:date="2026-04-24T09:20:00Z">
        <w:r>
          <w:delText>For most countries, GHSL and WorldPop estimates align closely, with overlapping black and blue dots on Figure 4. However, some countries exhibit large discrepancies. Table S1 in the appendix details the 15 countries where GHSL and WorldPop estimates differ by more than 5 percentage points and by more than 10%. Notably, WorldPop estimates significantly exceed GHSL in countries such as Comoros, the Republic of Congo, and São Tomé and Príncipe, while GHSL reports higher population shares near PAs than WorldPop in countries such as Ukraine and Zambia. These variations may stem from differences in population allocation methodologies or underlying census data.</w:delText>
        </w:r>
      </w:del>
    </w:p>
    <w:p w14:paraId="17064510" w14:textId="77777777" w:rsidR="00B50B46" w:rsidRDefault="00000000">
      <w:pPr>
        <w:pStyle w:val="Titre1"/>
      </w:pPr>
      <w:bookmarkStart w:id="360" w:name="discussion"/>
      <w:bookmarkEnd w:id="215"/>
      <w:bookmarkEnd w:id="260"/>
      <w:r>
        <w:lastRenderedPageBreak/>
        <w:t>Discussion</w:t>
      </w:r>
    </w:p>
    <w:p w14:paraId="669428CA" w14:textId="77777777" w:rsidR="007E73DA" w:rsidRDefault="00000000">
      <w:pPr>
        <w:pStyle w:val="Titre2"/>
        <w:rPr>
          <w:ins w:id="361" w:author="L’auteur" w:date="2026-04-24T09:20:00Z"/>
        </w:rPr>
      </w:pPr>
      <w:bookmarkStart w:id="362" w:name="X23fae57bef187af3632e76b5956525c1b434363"/>
      <w:ins w:id="363" w:author="L’auteur" w:date="2026-04-24T09:20:00Z">
        <w:r>
          <w:t>Demographic scale and the impact evaluation literature</w:t>
        </w:r>
      </w:ins>
    </w:p>
    <w:p w14:paraId="5CEDAD24" w14:textId="77777777" w:rsidR="007E73DA" w:rsidRDefault="00000000">
      <w:pPr>
        <w:pStyle w:val="FirstParagraph"/>
        <w:rPr>
          <w:ins w:id="364" w:author="L’auteur" w:date="2026-04-24T09:20:00Z"/>
        </w:rPr>
      </w:pPr>
      <w:ins w:id="365" w:author="L’auteur" w:date="2026-04-24T09:20:00Z">
        <w:r>
          <w:t>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ins>
    </w:p>
    <w:p w14:paraId="25181D2A" w14:textId="77777777" w:rsidR="007E73DA" w:rsidRDefault="00000000">
      <w:pPr>
        <w:pStyle w:val="Corpsdetexte"/>
        <w:rPr>
          <w:ins w:id="366" w:author="L’auteur" w:date="2026-04-24T09:20:00Z"/>
        </w:rPr>
      </w:pPr>
      <w:ins w:id="367" w:author="L’auteur" w:date="2026-04-24T09:20:00Z">
        <w:r>
          <w:t>These population orders of magnitude are absent from the impact evaluation literature - whether in meta-analyses such as Kandel et al. (2022) or in large-scale assessments such as Naidoo et al. (2019) and Fisher et al. (2024).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ins>
    </w:p>
    <w:p w14:paraId="29239AFE" w14:textId="77777777" w:rsidR="007E73DA" w:rsidRDefault="00000000">
      <w:pPr>
        <w:pStyle w:val="Corpsdetexte"/>
        <w:rPr>
          <w:ins w:id="368" w:author="L’auteur" w:date="2026-04-24T09:20:00Z"/>
        </w:rPr>
      </w:pPr>
      <w:ins w:id="369" w:author="L’auteur" w:date="2026-04-24T09:20:00Z">
        <w:r>
          <w:t>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 “local population” 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ins>
    </w:p>
    <w:p w14:paraId="55FDC7BB" w14:textId="77777777" w:rsidR="007E73DA" w:rsidRDefault="00000000">
      <w:pPr>
        <w:pStyle w:val="Titre2"/>
        <w:rPr>
          <w:ins w:id="370" w:author="L’auteur" w:date="2026-04-24T09:20:00Z"/>
        </w:rPr>
      </w:pPr>
      <w:bookmarkStart w:id="371" w:name="Xad345af1928c08f50fdd1e93684be9043fa7711"/>
      <w:bookmarkEnd w:id="362"/>
      <w:ins w:id="372" w:author="L’auteur" w:date="2026-04-24T09:20:00Z">
        <w:r>
          <w:t>PA categories matter for interpreting impacts</w:t>
        </w:r>
      </w:ins>
    </w:p>
    <w:p w14:paraId="03E43963" w14:textId="77777777" w:rsidR="007E73DA" w:rsidRDefault="00000000">
      <w:pPr>
        <w:pStyle w:val="FirstParagraph"/>
        <w:rPr>
          <w:ins w:id="373" w:author="L’auteur" w:date="2026-04-24T09:20:00Z"/>
        </w:rPr>
      </w:pPr>
      <w:ins w:id="374" w:author="L’auteur" w:date="2026-04-24T09:20:00Z">
        <w:r>
          <w:t>The decomposition by IUCN management category reveals that populations adjacent to non-strict PAs (IUCN IV-VI) substantially exceed those adjacent to strict protection regimes (IUCN I-III). This pattern held in both 2000 and 2020.</w:t>
        </w:r>
      </w:ins>
    </w:p>
    <w:p w14:paraId="657A4662" w14:textId="77777777" w:rsidR="007E73DA" w:rsidRDefault="00000000">
      <w:pPr>
        <w:pStyle w:val="Corpsdetexte"/>
        <w:rPr>
          <w:ins w:id="375" w:author="L’auteur" w:date="2026-04-24T09:20:00Z"/>
        </w:rPr>
      </w:pPr>
      <w:ins w:id="376" w:author="L’auteur" w:date="2026-04-24T09:20:00Z">
        <w:r>
          <w:t xml:space="preserve">This has direct relevance for interpreting impact evaluation results. The term “protected area” encompasses management regimes with vastly different implications for local populations – from national parks that prohibit entry to community conservation areas that allow resource extraction – yet comparisons of impacts across management categories remain rare (Kandel et al. 2022; </w:t>
        </w:r>
        <w:proofErr w:type="spellStart"/>
        <w:r>
          <w:t>Oldekop</w:t>
        </w:r>
        <w:proofErr w:type="spellEnd"/>
        <w:r>
          <w:t xml:space="preserve"> et al. 2016). Our results show that the demographic weight of non-strict PAs exceeds that of strictly protected areas in LMICs. Studies that treat all PAs as a homogeneous treatment condition may therefore conflate very different exposure regimes. PAs whose IUCN category is not recorded in the WDPA represent an additional source of ambiguity: for these areas, even the management regime is unknown.</w:t>
        </w:r>
      </w:ins>
    </w:p>
    <w:p w14:paraId="1EEAF904" w14:textId="77777777" w:rsidR="007E73DA" w:rsidRDefault="00000000">
      <w:pPr>
        <w:pStyle w:val="Corpsdetexte"/>
        <w:rPr>
          <w:ins w:id="377" w:author="L’auteur" w:date="2026-04-24T09:20:00Z"/>
        </w:rPr>
      </w:pPr>
      <w:ins w:id="378" w:author="L’auteur" w:date="2026-04-24T09:20:00Z">
        <w:r>
          <w:lastRenderedPageBreak/>
          <w:t>Assessing what these different management regimes imply for local welfare is the domain of impact evaluation studies, not the purpose of this paper. What we document is that the population living near PAs is concentrated around non-strict protection regimes.</w:t>
        </w:r>
      </w:ins>
    </w:p>
    <w:bookmarkEnd w:id="371"/>
    <w:p w14:paraId="375FD902" w14:textId="77777777" w:rsidR="007E73DA" w:rsidRDefault="00000000">
      <w:pPr>
        <w:pStyle w:val="Titre2"/>
        <w:rPr>
          <w:ins w:id="379" w:author="L’auteur" w:date="2026-04-24T09:20:00Z"/>
        </w:rPr>
      </w:pPr>
      <w:ins w:id="380" w:author="L’auteur" w:date="2026-04-24T09:20:00Z">
        <w:r>
          <w:t>Data limitations</w:t>
        </w:r>
      </w:ins>
    </w:p>
    <w:p w14:paraId="7314F14C" w14:textId="77777777" w:rsidR="007E73DA" w:rsidRDefault="00000000">
      <w:pPr>
        <w:pStyle w:val="FirstParagraph"/>
        <w:rPr>
          <w:ins w:id="381" w:author="L’auteur" w:date="2026-04-24T09:20:00Z"/>
        </w:rPr>
      </w:pPr>
      <w:ins w:id="382" w:author="L’auteur" w:date="2026-04-24T09:20:00Z">
        <w:r>
          <w:t xml:space="preserve">Our estimates rely on globally harmonized gridded population datasets. These datasets have known limitations. GHSL and </w:t>
        </w:r>
        <w:proofErr w:type="spellStart"/>
        <w:r>
          <w:t>WorldPop</w:t>
        </w:r>
        <w:proofErr w:type="spellEnd"/>
        <w:r>
          <w:t xml:space="preserve"> are constructed from census data combined with remote sensing and machine learning, and their accuracy varies across settings. Chen et al. (2020) evaluated four global gridded datasets and found that GHSL exhibited the closest correspondence to administrative census totals, while </w:t>
        </w:r>
        <w:proofErr w:type="spellStart"/>
        <w:r>
          <w:t>WorldPop</w:t>
        </w:r>
        <w:proofErr w:type="spellEnd"/>
        <w:r>
          <w:t xml:space="preserve"> showed larger deviations from census totals but high spatial consistency with other datasets. Leyk et al. (2019) and Thomson et al. (2022) provide additional assessments of </w:t>
        </w:r>
        <w:proofErr w:type="spellStart"/>
        <w:r>
          <w:t>WorldPop’s</w:t>
        </w:r>
        <w:proofErr w:type="spellEnd"/>
        <w:r>
          <w:t xml:space="preserve"> cell-level accuracy. We use GHSL as our primary dataset and </w:t>
        </w:r>
        <w:proofErr w:type="spellStart"/>
        <w:r>
          <w:t>WorldPop</w:t>
        </w:r>
        <w:proofErr w:type="spellEnd"/>
        <w:r>
          <w:t xml:space="preserve"> as a robustness check. The concordance between the two (Figure 3) supports the conclusion that population orders of magnitude are robust to the choice of dataset, even if point estimates for individual countries may differ.</w:t>
        </w:r>
      </w:ins>
    </w:p>
    <w:p w14:paraId="0579ED12" w14:textId="77777777" w:rsidR="007E73DA" w:rsidRDefault="00000000">
      <w:pPr>
        <w:pStyle w:val="Corpsdetexte"/>
        <w:rPr>
          <w:ins w:id="383" w:author="L’auteur" w:date="2026-04-24T09:20:00Z"/>
        </w:rPr>
      </w:pPr>
      <w:ins w:id="384" w:author="L’auteur" w:date="2026-04-24T09:20:00Z">
        <w:r>
          <w:t>The exclusion of India deserves further comment. India accounts for approximately 36% of the total LMIC population, and its actual PA network – 900 nationally designated sites, for a terrestrial coverage of approximately 7.7% (UNEP-WCMC 2026) – is substantial. However, India has restricted public access to these data in the WDPA, making only internationally designated sites (Ramsar wetlands, World Heritage sites) available, covering less than 1% of Indian territory. This data restriction has been documented: Wani et al. (2025) note that India has stated the process of making its data publicly accessible is in progress, and Zhang et al. (2025) 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ins>
    </w:p>
    <w:p w14:paraId="318873C7" w14:textId="77777777" w:rsidR="00B50B46" w:rsidRDefault="00000000">
      <w:pPr>
        <w:pStyle w:val="FirstParagraph"/>
        <w:rPr>
          <w:del w:id="385" w:author="L’auteur" w:date="2026-04-24T09:20:00Z"/>
        </w:rPr>
      </w:pPr>
      <w:ins w:id="386" w:author="L’auteur" w:date="2026-04-24T09:20:00Z">
        <w:r>
          <w:t xml:space="preserve">The treatment of missing designation years introduces temporal ambiguity (see </w:t>
        </w:r>
      </w:ins>
      <w:del w:id="387" w:author="L’auteur" w:date="2026-04-24T09:20:00Z">
        <w:r>
          <w:delText>While this study does not offer new theoretical claims or seek to estimate causal effects of protected area expansion, it addresses an empirical gap with significant implications for both research and policy. By quantifying the number of people living in or near protected areas across the developing world, we provide a baseline understanding of the outreach of conservation policies on neighbourhood communities. This “mere description” (Gerring 2012) is essential for framing future work on the socio-economic impacts of protected areas and for informing policy debates around equitable and effective conservation.</w:delText>
        </w:r>
      </w:del>
    </w:p>
    <w:p w14:paraId="5ACE6186" w14:textId="77777777" w:rsidR="00B50B46" w:rsidRDefault="00000000">
      <w:pPr>
        <w:pStyle w:val="Corpsdetexte"/>
        <w:rPr>
          <w:del w:id="388" w:author="L’auteur" w:date="2026-04-24T09:20:00Z"/>
        </w:rPr>
      </w:pPr>
      <w:del w:id="389" w:author="L’auteur" w:date="2026-04-24T09:20:00Z">
        <w:r>
          <w:delText xml:space="preserve">The demographic dynamics around protected areas have been a subject of debate in the literature. Wittemyer et al. (2008) reported accelerated population growth near existing PAs, suggesting an attraction effect, while Joppa, Loarie, and Pimm (2009) argued that such cases </w:delText>
        </w:r>
        <w:r>
          <w:lastRenderedPageBreak/>
          <w:delText>were isolated and that population growth near PAs was not disproportionately high overall. Our analysis aligns with the latter, as we find no evidence of increased neighboring population growth in areas where PA coverage has remained stable. Instead, our results indicate that the observed rise in populations near PAs in some countries is primarily driven by the expansion of PA coverage itself. In the cases where population growth outpaces PA expansion, this can be attributed to the selection of denser areas for new PAs. Additionally, a geometric effect may also play a role: as smaller and more irregularly shaped PAs are added to enhance connectivity (Saura et al. 2019) or accommodate political and ecological constraints, the relative extent of surrounding buffer zones increases compared to the total protected area (Schauman et al. 2024).</w:delText>
        </w:r>
      </w:del>
    </w:p>
    <w:p w14:paraId="3A802F6A" w14:textId="77777777" w:rsidR="00B50B46" w:rsidRDefault="00000000">
      <w:pPr>
        <w:pStyle w:val="Corpsdetexte"/>
        <w:rPr>
          <w:del w:id="390" w:author="L’auteur" w:date="2026-04-24T09:20:00Z"/>
        </w:rPr>
      </w:pPr>
      <w:del w:id="391" w:author="L’auteur" w:date="2026-04-24T09:20:00Z">
        <w:r>
          <w:delText>Our estimation of the share of people living near protected areas is derived from GHSL and WorldPop and depends on their reliability. Several studies have attempted to assess Worldpop’s accuracy, but they all face a key challenge: census data are only available at the administrative unit level, and no alternative dataset provides fine-grained “ground truth” population estimates at low resolution. Consequently, most assessments compare gridded datasets aggregated to administrative units with official census counts or evaluate the spatial consistency across gridded population datasets. The most comprehensive study is Chen et al. (2020), which evaluated four global gridded datasets – WorldPop, HYDE (Goldewijk et al. 2017), GPWv4, and GHSL – across four countries with diverse population distribution patterns. GPWv4 and GHSL were closer to census totals, while WorldPop had larger deviations but the highest spatial consistency with other datasets, suggesting its population allocation model aligns well with relative distribution patterns.</w:delText>
        </w:r>
      </w:del>
    </w:p>
    <w:p w14:paraId="62A7D843" w14:textId="77777777" w:rsidR="00B50B46" w:rsidRDefault="00000000">
      <w:pPr>
        <w:pStyle w:val="Corpsdetexte"/>
        <w:rPr>
          <w:del w:id="392" w:author="L’auteur" w:date="2026-04-24T09:20:00Z"/>
        </w:rPr>
      </w:pPr>
      <w:del w:id="393" w:author="L’auteur" w:date="2026-04-24T09:20:00Z">
        <w:r>
          <w:delText xml:space="preserve">In principle, household surveys such as the Demographic and Health Surveys (DHS) could complement or validate these gridded estimates. naidoo2019 used DHS data from 34 developing countries (2001–2011) to compare households near and far from PAs in assessing conservation impacts. While their objective was not to estimate the proportion of the population near PAs, their supplementary materials report the number of surveyed households located in proximity to PAs. Direct comparisons between our estimates and household survey data are not straightforward, but a rough approximation using data extracted from Naidoo et al. (2019)’s appendix provides a useful reference point. Summing the total number of surveyed households and the number located within 10 km of a PA, we estimate that approximately 22% of households in the DHS sample reside within 10 km buffers, which is broadly in line with our estimates. However, several factors hinder direct comparison. 1. DHS estimates require inverse probability weighting to be population-representative, which cannot be applied using Naidoo et al. (2019)’s appendix data. 2. DHS GPS coordinates represent the centroid of the enumeration area, not individual household locations. 3. Additionally, DHS relies on a two-stage cluster sampling approach, meaning that the survey covers only a limited number of sampled locations (typically a few hundred per country), reducing spatial representativity at a fine scale. 4. DHS also reports household counts, not individual population estimates, meaning that differences in household size could affect comparability. 5. DHS geolocations are intentionally displaced, with rural clusters randomly shifted by up to 10 km, introducing uncertainty in proximity assessments (Skiles et al. 2013). Processing to the raw DHS data would allow to tackle the issues 1., 4., </w:delText>
        </w:r>
        <w:r>
          <w:lastRenderedPageBreak/>
          <w:delText>and update this analysis with more surveys. However, obtaining DHS data also involves a vetting procedure with a USAID contractor and, at the time of writing, the foreign assistance programs have been indefinitely suspended and it is unknown when or if it will be resumed.</w:delText>
        </w:r>
      </w:del>
    </w:p>
    <w:p w14:paraId="5C206B9D" w14:textId="77777777" w:rsidR="007E73DA" w:rsidRDefault="00000000">
      <w:pPr>
        <w:pStyle w:val="Corpsdetexte"/>
        <w:rPr>
          <w:ins w:id="394" w:author="L’auteur" w:date="2026-04-24T09:20:00Z"/>
        </w:rPr>
      </w:pPr>
      <w:moveToRangeStart w:id="395" w:author="L’auteur" w:date="2026-04-24T09:20:00Z" w:name="move227914827"/>
      <w:moveTo w:id="396" w:author="L’auteur" w:date="2026-04-24T09:20:00Z">
        <w:r>
          <w:t>Appendix</w:t>
        </w:r>
      </w:moveTo>
      <w:moveToRangeEnd w:id="395"/>
      <w:ins w:id="397" w:author="L’auteur" w:date="2026-04-24T09:20:00Z">
        <w:r>
          <w:t xml:space="preserve">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ins>
    </w:p>
    <w:p w14:paraId="62CD47BD" w14:textId="77777777" w:rsidR="007E73DA" w:rsidRDefault="00000000">
      <w:pPr>
        <w:pStyle w:val="Titre2"/>
        <w:rPr>
          <w:ins w:id="398" w:author="L’auteur" w:date="2026-04-24T09:20:00Z"/>
        </w:rPr>
      </w:pPr>
      <w:bookmarkStart w:id="399" w:name="scope-and-interpretive-boundaries"/>
      <w:ins w:id="400" w:author="L’auteur" w:date="2026-04-24T09:20:00Z">
        <w:r>
          <w:t>Scope and interpretive boundaries</w:t>
        </w:r>
      </w:ins>
    </w:p>
    <w:p w14:paraId="78461877" w14:textId="77777777" w:rsidR="007E73DA" w:rsidRDefault="00000000">
      <w:pPr>
        <w:pStyle w:val="FirstParagraph"/>
        <w:rPr>
          <w:ins w:id="401" w:author="L’auteur" w:date="2026-04-24T09:20:00Z"/>
        </w:rPr>
      </w:pPr>
      <w:ins w:id="402" w:author="L’auteur" w:date="2026-04-24T09:20:00Z">
        <w:r>
          <w:t>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ins>
    </w:p>
    <w:p w14:paraId="34258245" w14:textId="77777777" w:rsidR="007E73DA" w:rsidRDefault="00000000">
      <w:pPr>
        <w:pStyle w:val="Corpsdetexte"/>
        <w:rPr>
          <w:ins w:id="403" w:author="L’auteur" w:date="2026-04-24T09:20:00Z"/>
        </w:rPr>
      </w:pPr>
      <w:ins w:id="404" w:author="L’auteur" w:date="2026-04-24T09:20:00Z">
        <w:r>
          <w:t>We also do not rank conservation policies or PA categories in terms of desirability. The decomposition by management category is intended to describe the demographic composition of PA-adjacent populations, not to evaluate the relative merits of different protection regimes.</w:t>
        </w:r>
      </w:ins>
    </w:p>
    <w:p w14:paraId="1E03606B" w14:textId="77777777" w:rsidR="007E73DA" w:rsidRDefault="00000000">
      <w:pPr>
        <w:pStyle w:val="Corpsdetexte"/>
        <w:rPr>
          <w:ins w:id="405" w:author="L’auteur" w:date="2026-04-24T09:20:00Z"/>
        </w:rPr>
      </w:pPr>
      <w:ins w:id="406" w:author="L’auteur" w:date="2026-04-24T09:20:00Z">
        <w:r>
          <w:t>The paper does not claim that spatial proximity constitutes “being affected by” 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ins>
    </w:p>
    <w:p w14:paraId="0296AA10" w14:textId="77777777" w:rsidR="007E73DA" w:rsidRDefault="00000000">
      <w:pPr>
        <w:pStyle w:val="Corpsdetexte"/>
        <w:rPr>
          <w:ins w:id="407" w:author="L’auteur" w:date="2026-04-24T09:20:00Z"/>
        </w:rPr>
      </w:pPr>
      <w:ins w:id="408" w:author="L’auteur" w:date="2026-04-24T09:20:00Z">
        <w:r>
          <w:t>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 (United Nations Department of Economic and Social Affairs 2021) - are disproportionately represented among populations living within or adjacent to protected areas, and often bear the most direct consequences of conservation management (Schleicher et al. 2019).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ins>
    </w:p>
    <w:p w14:paraId="6906DC56" w14:textId="77777777" w:rsidR="00B50B46" w:rsidRDefault="00000000">
      <w:pPr>
        <w:pStyle w:val="Titre1"/>
      </w:pPr>
      <w:bookmarkStart w:id="409" w:name="conclusion"/>
      <w:bookmarkEnd w:id="360"/>
      <w:bookmarkEnd w:id="399"/>
      <w:r>
        <w:lastRenderedPageBreak/>
        <w:t>Conclusion</w:t>
      </w:r>
    </w:p>
    <w:p w14:paraId="473FB5BF" w14:textId="77777777" w:rsidR="007E73DA" w:rsidRDefault="00000000">
      <w:pPr>
        <w:pStyle w:val="FirstParagraph"/>
        <w:rPr>
          <w:ins w:id="410" w:author="L’auteur" w:date="2026-04-24T09:20:00Z"/>
        </w:rPr>
      </w:pPr>
      <w:ins w:id="411" w:author="L’auteur" w:date="2026-04-24T09:20:00Z">
        <w:r>
          <w:t>Across 75 low- and lower-middle-income countries, protected areas are adjacent to populations on the order of several hundred million people. Restricting to PA interiors captures a relatively small population; extending to 10 km increases the encompassed population roughly fifteenfold.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substantially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ins>
    </w:p>
    <w:p w14:paraId="722C3D72" w14:textId="77777777" w:rsidR="007E73DA" w:rsidRDefault="00000000">
      <w:pPr>
        <w:pStyle w:val="Corpsdetexte"/>
        <w:rPr>
          <w:ins w:id="412" w:author="L’auteur" w:date="2026-04-24T09:20:00Z"/>
        </w:rPr>
      </w:pPr>
      <w:ins w:id="413" w:author="L’auteur" w:date="2026-04-24T09:20:00Z">
        <w:r>
          <w:t>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ins>
    </w:p>
    <w:p w14:paraId="263E2F2F" w14:textId="77777777" w:rsidR="007E73DA" w:rsidRDefault="00000000">
      <w:pPr>
        <w:rPr>
          <w:ins w:id="414" w:author="L’auteur" w:date="2026-04-24T09:20:00Z"/>
        </w:rPr>
      </w:pPr>
      <w:ins w:id="415" w:author="L’auteur" w:date="2026-04-24T09:20:00Z">
        <w:r>
          <w:br w:type="page"/>
        </w:r>
      </w:ins>
    </w:p>
    <w:p w14:paraId="3AA4DFC9" w14:textId="77777777" w:rsidR="007E73DA" w:rsidRDefault="00000000">
      <w:pPr>
        <w:pStyle w:val="Titre1"/>
        <w:rPr>
          <w:ins w:id="416" w:author="L’auteur" w:date="2026-04-24T09:20:00Z"/>
        </w:rPr>
      </w:pPr>
      <w:bookmarkStart w:id="417" w:name="bibliography"/>
      <w:ins w:id="418" w:author="L’auteur" w:date="2026-04-24T09:20:00Z">
        <w:r>
          <w:lastRenderedPageBreak/>
          <w:t>Bibliography</w:t>
        </w:r>
      </w:ins>
    </w:p>
    <w:p w14:paraId="622A0752" w14:textId="77777777" w:rsidR="00B50B46" w:rsidRDefault="00000000">
      <w:pPr>
        <w:pStyle w:val="FirstParagraph"/>
        <w:rPr>
          <w:del w:id="419" w:author="L’auteur" w:date="2026-04-24T09:20:00Z"/>
        </w:rPr>
      </w:pPr>
      <w:del w:id="420" w:author="L’auteur" w:date="2026-04-24T09:20:00Z">
        <w:r>
          <w:delText>Our analysis provides an assessment of the population living within or in the immediate surroundings of protected areas following their expansion in low- and lower-middle-income countries. Between 2000 and 2020, PA coverage in these countries grew from 9.3% to 12.9%, while the share of people living within 10 km of a PA increased from 16.4% to 21.8%. This global trend is strongly influenced by India, where limited PA expansion and a large population shape the overall figures. Excluding India, PA coverage rose from 10.2% to 14.1%, and the proportion of the population near PAs increased from 26.5% to 33.5%. These figures highlight the extent to which conservation policies affect human populations and the need to address their socio-economic implications. Balancing ecological goals with the well-being and rights of nearby communities will become ever more critical as governments pursue accelerated PA expansion to meet global 30% targets. Policymakers should explicitly integrate poverty alleviation and rural livelihood support measures into conservation frameworks, for instance through participatory governance, compensation mechanisms, and targeted rural development investments around protected areas.</w:delText>
        </w:r>
      </w:del>
    </w:p>
    <w:p w14:paraId="0167C4D0" w14:textId="77777777" w:rsidR="00B50B46" w:rsidRDefault="00000000">
      <w:pPr>
        <w:pStyle w:val="Corpsdetexte"/>
        <w:rPr>
          <w:del w:id="421" w:author="L’auteur" w:date="2026-04-24T09:20:00Z"/>
        </w:rPr>
      </w:pPr>
      <w:del w:id="422" w:author="L’auteur" w:date="2026-04-24T09:20:00Z">
        <w:r>
          <w:delText>Although our data and method have inherent limitations, it relies on the most consistent and scalable approach currently available for estimating demographic exposure to conservation policies. Future improvements in population mapping and survey integration could refine these estimates, but we believe that our findings offer a useful first step in quantifying the human dimensions of PA expansion at a global level.</w:delText>
        </w:r>
      </w:del>
    </w:p>
    <w:p w14:paraId="04F601E2" w14:textId="77777777" w:rsidR="00B50B46" w:rsidRDefault="00000000">
      <w:pPr>
        <w:rPr>
          <w:del w:id="423" w:author="L’auteur" w:date="2026-04-24T09:20:00Z"/>
        </w:rPr>
      </w:pPr>
      <w:del w:id="424" w:author="L’auteur" w:date="2026-04-24T09:20:00Z">
        <w:r>
          <w:br w:type="page"/>
        </w:r>
      </w:del>
    </w:p>
    <w:p w14:paraId="6CB2F5EB" w14:textId="77777777" w:rsidR="00B50B46" w:rsidRDefault="00000000">
      <w:pPr>
        <w:pStyle w:val="Titre1"/>
        <w:rPr>
          <w:del w:id="425" w:author="L’auteur" w:date="2026-04-24T09:20:00Z"/>
        </w:rPr>
      </w:pPr>
      <w:bookmarkStart w:id="426" w:name="references"/>
      <w:bookmarkEnd w:id="409"/>
      <w:del w:id="427" w:author="L’auteur" w:date="2026-04-24T09:20:00Z">
        <w:r>
          <w:lastRenderedPageBreak/>
          <w:delText>References</w:delText>
        </w:r>
      </w:del>
    </w:p>
    <w:p w14:paraId="28913443" w14:textId="77777777" w:rsidR="00B50B46" w:rsidRDefault="00000000">
      <w:pPr>
        <w:pStyle w:val="Bibliographie"/>
      </w:pPr>
      <w:bookmarkStart w:id="428" w:name="ref-adams2004"/>
      <w:bookmarkStart w:id="429" w:name="refs"/>
      <w:r>
        <w:t xml:space="preserve">Adams, William. M., Ros Aveling, Dan Brockington, Barney Dickson, Jo Elliott, Jon Hutton, Dilys Roe, Bhaskar Vira, and William Wolmer. 2004. “Biodiversity Conservation and the Eradication of Poverty.” </w:t>
      </w:r>
      <w:r>
        <w:rPr>
          <w:i/>
          <w:iCs/>
        </w:rPr>
        <w:t>Science</w:t>
      </w:r>
      <w:r>
        <w:t xml:space="preserve"> 306 (5699): 1146–49. </w:t>
      </w:r>
      <w:hyperlink r:id="rId14">
        <w:r>
          <w:rPr>
            <w:rStyle w:val="Lienhypertexte"/>
          </w:rPr>
          <w:t>https://doi.org/10.1126/science.1097920</w:t>
        </w:r>
      </w:hyperlink>
      <w:r>
        <w:t>.</w:t>
      </w:r>
    </w:p>
    <w:p w14:paraId="658EBA8A" w14:textId="77777777" w:rsidR="00B50B46" w:rsidRDefault="00000000">
      <w:pPr>
        <w:pStyle w:val="Bibliographie"/>
        <w:rPr>
          <w:del w:id="430" w:author="L’auteur" w:date="2026-04-24T09:20:00Z"/>
        </w:rPr>
      </w:pPr>
      <w:bookmarkStart w:id="431" w:name="ref-austin2009"/>
      <w:bookmarkEnd w:id="428"/>
      <w:del w:id="432" w:author="L’auteur" w:date="2026-04-24T09:20:00Z">
        <w:r>
          <w:delText xml:space="preserve">Austin, Peter C. 2009. “Balance Diagnostics for Comparing the Distribution of Baseline Covariates Between Treatment Groups in Propensity-Score Matched Samples.” </w:delText>
        </w:r>
        <w:r>
          <w:rPr>
            <w:i/>
            <w:iCs/>
          </w:rPr>
          <w:delText>Statistics in Medicine</w:delText>
        </w:r>
        <w:r>
          <w:delText xml:space="preserve"> 28 (25): 3083–3107.</w:delText>
        </w:r>
      </w:del>
    </w:p>
    <w:p w14:paraId="2F9735EC" w14:textId="77777777" w:rsidR="00B50B46" w:rsidRDefault="00000000">
      <w:pPr>
        <w:pStyle w:val="Bibliographie"/>
      </w:pPr>
      <w:bookmarkStart w:id="433" w:name="ref-bingham2019"/>
      <w:bookmarkEnd w:id="431"/>
      <w:r>
        <w:t xml:space="preserve">Bingham, Heather C., Diego Juffe Bignoli, Edward Lewis, Brian MacSharry, Neil D. Burgess, Piero Visconti, Marine Deguignet, Murielle Misrachi, Matt Walpole, and Jessica L. Stewart. 2019. “Sixty Years of Tracking Conservation Progress Using the World Database on Protected Areas.” </w:t>
      </w:r>
      <w:r>
        <w:rPr>
          <w:i/>
          <w:iCs/>
        </w:rPr>
        <w:t>Nature Ecology &amp; Evolution</w:t>
      </w:r>
      <w:r>
        <w:t xml:space="preserve"> 3 (5): 737743. </w:t>
      </w:r>
      <w:hyperlink r:id="rId15">
        <w:r>
          <w:rPr>
            <w:rStyle w:val="Lienhypertexte"/>
          </w:rPr>
          <w:t>https://idp.nature.com/authorize/casa?redirect_uri=https://www.nature.com/articles/s41559-019-0869-3&amp;casa_token=Zmluq7JmhxUAAAAA:Id6cAJrCDpmtydpiga8LlmkB5wb9a1O_bwCGwCeA1gz314-F6VT5ekCOeVMJo_Zrpbh_uuoXf0fwD3Txjg</w:t>
        </w:r>
      </w:hyperlink>
      <w:r>
        <w:t>.</w:t>
      </w:r>
    </w:p>
    <w:p w14:paraId="56FC66E4" w14:textId="77777777" w:rsidR="00B50B46" w:rsidRDefault="00000000">
      <w:pPr>
        <w:pStyle w:val="Bibliographie"/>
      </w:pPr>
      <w:bookmarkStart w:id="434" w:name="ref-worldde"/>
      <w:bookmarkEnd w:id="433"/>
      <w:r>
        <w:t xml:space="preserve">Byerlee, Derek, and Alain de Janvry, eds. 2008. </w:t>
      </w:r>
      <w:r>
        <w:rPr>
          <w:i/>
          <w:iCs/>
        </w:rPr>
        <w:t>World Developpement Report 2008: Agriculture for Development</w:t>
      </w:r>
      <w:r>
        <w:t>. Washington DC: World Bank.</w:t>
      </w:r>
    </w:p>
    <w:p w14:paraId="2C040F99" w14:textId="77777777" w:rsidR="00B50B46" w:rsidRDefault="00000000">
      <w:pPr>
        <w:pStyle w:val="Bibliographie"/>
      </w:pPr>
      <w:bookmarkStart w:id="435" w:name="ref-castañeda2018"/>
      <w:bookmarkEnd w:id="434"/>
      <w:r>
        <w:t xml:space="preserve">Castañeda, Andrés, Dung Doan, David Newhouse, Minh Cong Nguyen, Hiroki Uematsu, and João Pedro Azevedo. 2018. “A New Profile of the Global Poor.” </w:t>
      </w:r>
      <w:r>
        <w:rPr>
          <w:i/>
          <w:iCs/>
        </w:rPr>
        <w:t>World Development</w:t>
      </w:r>
      <w:r>
        <w:t xml:space="preserve"> 101 (January): 250–67. </w:t>
      </w:r>
      <w:hyperlink r:id="rId16">
        <w:r>
          <w:rPr>
            <w:rStyle w:val="Lienhypertexte"/>
          </w:rPr>
          <w:t>https://doi.org/10.1016/j.worlddev.2017.08.002</w:t>
        </w:r>
      </w:hyperlink>
      <w:r>
        <w:t>.</w:t>
      </w:r>
    </w:p>
    <w:p w14:paraId="32D72119" w14:textId="77777777" w:rsidR="00B50B46" w:rsidRDefault="00000000">
      <w:pPr>
        <w:pStyle w:val="Bibliographie"/>
        <w:rPr>
          <w:del w:id="436" w:author="L’auteur" w:date="2026-04-24T09:20:00Z"/>
        </w:rPr>
      </w:pPr>
      <w:bookmarkStart w:id="437" w:name="ref-GPWv4_2018"/>
      <w:bookmarkEnd w:id="435"/>
      <w:del w:id="438" w:author="L’auteur" w:date="2026-04-24T09:20:00Z">
        <w:r>
          <w:delText xml:space="preserve">Center for International Earth Science Information Network-CIESIN-Columbia University. 2018. “Gridded Population of the World, Version 4 (GPWv4): Population Density, Revision 11.” Palisades, NY, USA: NASA Socioeconomic Data; Applications Center (SEDAC). </w:delText>
        </w:r>
        <w:r>
          <w:fldChar w:fldCharType="begin"/>
        </w:r>
        <w:r>
          <w:delInstrText>HYPERLINK "https://sedac.ciesin.columbia.edu/data/set/gpw-v4-population-density-rev11" \h</w:delInstrText>
        </w:r>
        <w:r>
          <w:fldChar w:fldCharType="separate"/>
        </w:r>
        <w:r>
          <w:rPr>
            <w:rStyle w:val="Lienhypertexte"/>
          </w:rPr>
          <w:delText>https://sedac.ciesin.columbia.edu/data/set/gpw-v4-population-density-rev11</w:delText>
        </w:r>
        <w:r>
          <w:rPr>
            <w:rStyle w:val="Lienhypertexte"/>
          </w:rPr>
          <w:fldChar w:fldCharType="end"/>
        </w:r>
        <w:r>
          <w:delText>.</w:delText>
        </w:r>
      </w:del>
    </w:p>
    <w:p w14:paraId="021D7E9F" w14:textId="77777777" w:rsidR="00B50B46" w:rsidRDefault="00000000">
      <w:pPr>
        <w:pStyle w:val="Bibliographie"/>
      </w:pPr>
      <w:bookmarkStart w:id="439" w:name="ref-chen2020"/>
      <w:bookmarkEnd w:id="437"/>
      <w:r>
        <w:t xml:space="preserve">Chen, Ruxia, Huimin Yan, Fang Liu, Wenpeng Du, and Yanzhao Yang. 2020. “Multiple Global Population Datasets: Differences and Spatial Distribution Characteristics.” </w:t>
      </w:r>
      <w:r>
        <w:rPr>
          <w:i/>
          <w:iCs/>
        </w:rPr>
        <w:t>ISPRS International Journal of Geo-Information</w:t>
      </w:r>
      <w:r>
        <w:t xml:space="preserve"> 9 (11): 637. </w:t>
      </w:r>
      <w:hyperlink r:id="rId17">
        <w:r>
          <w:rPr>
            <w:rStyle w:val="Lienhypertexte"/>
          </w:rPr>
          <w:t>https://doi.org/10.3390/ijgi9110637</w:t>
        </w:r>
      </w:hyperlink>
      <w:r>
        <w:t>.</w:t>
      </w:r>
    </w:p>
    <w:p w14:paraId="408F58A0" w14:textId="77777777" w:rsidR="00B50B46" w:rsidRDefault="00000000">
      <w:pPr>
        <w:pStyle w:val="Bibliographie"/>
      </w:pPr>
      <w:bookmarkStart w:id="440" w:name="ref-coetzer2014"/>
      <w:bookmarkEnd w:id="439"/>
      <w:r>
        <w:t xml:space="preserve">Coetzer, Kaera L., Edward T. F. Witkowski, and Barend F. N. Erasmus. 2014. “Reviewing Biosphere Reserves Globally: Effective Conservation Action or Bureaucratic Label?” </w:t>
      </w:r>
      <w:r>
        <w:rPr>
          <w:i/>
          <w:iCs/>
        </w:rPr>
        <w:t>Biological Reviews</w:t>
      </w:r>
      <w:r>
        <w:t xml:space="preserve"> 89 (1): 82–104. </w:t>
      </w:r>
      <w:hyperlink r:id="rId18">
        <w:r>
          <w:rPr>
            <w:rStyle w:val="Lienhypertexte"/>
          </w:rPr>
          <w:t>https://doi.org/10.1111/brv.12044</w:t>
        </w:r>
      </w:hyperlink>
      <w:r>
        <w:t>.</w:t>
      </w:r>
    </w:p>
    <w:p w14:paraId="5647DB2D" w14:textId="77777777" w:rsidR="007E73DA" w:rsidRDefault="00000000">
      <w:pPr>
        <w:pStyle w:val="Bibliographie"/>
        <w:rPr>
          <w:ins w:id="441" w:author="L’auteur" w:date="2026-04-24T09:20:00Z"/>
        </w:rPr>
      </w:pPr>
      <w:bookmarkStart w:id="442" w:name="ref-cbd2022"/>
      <w:ins w:id="443" w:author="L’auteur" w:date="2026-04-24T09:20:00Z">
        <w:r>
          <w:t xml:space="preserve">Convention on Biological Diversity. 2022. “Kunming-Montreal Global Biodiversity Framework.” In </w:t>
        </w:r>
        <w:r>
          <w:rPr>
            <w:i/>
            <w:iCs/>
          </w:rPr>
          <w:t xml:space="preserve">Convention Biol. Divers. Kunming-Montreal Glob. </w:t>
        </w:r>
        <w:proofErr w:type="spellStart"/>
        <w:r>
          <w:rPr>
            <w:i/>
            <w:iCs/>
          </w:rPr>
          <w:t>Biodivers</w:t>
        </w:r>
        <w:proofErr w:type="spellEnd"/>
        <w:r>
          <w:rPr>
            <w:i/>
            <w:iCs/>
          </w:rPr>
          <w:t xml:space="preserve">. </w:t>
        </w:r>
        <w:proofErr w:type="spellStart"/>
        <w:proofErr w:type="gramStart"/>
        <w:r>
          <w:rPr>
            <w:i/>
            <w:iCs/>
          </w:rPr>
          <w:t>Framew</w:t>
        </w:r>
        <w:proofErr w:type="spellEnd"/>
        <w:r>
          <w:rPr>
            <w:i/>
            <w:iCs/>
          </w:rPr>
          <w:t>.(</w:t>
        </w:r>
        <w:proofErr w:type="spellStart"/>
        <w:proofErr w:type="gramEnd"/>
        <w:r>
          <w:rPr>
            <w:i/>
            <w:iCs/>
          </w:rPr>
          <w:t>cbd</w:t>
        </w:r>
        <w:proofErr w:type="spellEnd"/>
        <w:r>
          <w:rPr>
            <w:i/>
            <w:iCs/>
          </w:rPr>
          <w:t>. Int)</w:t>
        </w:r>
        <w:r>
          <w:t xml:space="preserve">. Vol. CBD/COP/15/L.25. </w:t>
        </w:r>
        <w:r>
          <w:fldChar w:fldCharType="begin"/>
        </w:r>
        <w:r>
          <w:instrText>HYPERLINK "https://seea.un.org/sites/seea.un.org/files/unsc_presentation_jillian_campbell_0.pdf" \h</w:instrText>
        </w:r>
        <w:r>
          <w:fldChar w:fldCharType="separate"/>
        </w:r>
        <w:r>
          <w:rPr>
            <w:rStyle w:val="Lienhypertexte"/>
          </w:rPr>
          <w:t>https://seea.un.org/sites/seea.un.org/files/unsc_presentation_jillian_campbell_0.pdf</w:t>
        </w:r>
        <w:r>
          <w:rPr>
            <w:rStyle w:val="Lienhypertexte"/>
          </w:rPr>
          <w:fldChar w:fldCharType="end"/>
        </w:r>
        <w:r>
          <w:t>.</w:t>
        </w:r>
      </w:ins>
    </w:p>
    <w:bookmarkEnd w:id="442"/>
    <w:p w14:paraId="1DB03128" w14:textId="77777777" w:rsidR="00B50B46" w:rsidRDefault="00000000">
      <w:pPr>
        <w:pStyle w:val="Bibliographie"/>
        <w:rPr>
          <w:del w:id="444" w:author="L’auteur" w:date="2026-04-24T09:20:00Z"/>
        </w:rPr>
      </w:pPr>
      <w:ins w:id="445" w:author="L’auteur" w:date="2026-04-24T09:20:00Z">
        <w:r>
          <w:t xml:space="preserve">Fisher, Joshua, Summer Allen, Greg </w:t>
        </w:r>
        <w:proofErr w:type="spellStart"/>
        <w:r>
          <w:t>Yetman</w:t>
        </w:r>
        <w:proofErr w:type="spellEnd"/>
        <w:r>
          <w:t xml:space="preserve">, and Linda </w:t>
        </w:r>
        <w:proofErr w:type="spellStart"/>
        <w:r>
          <w:t>Pistolesi</w:t>
        </w:r>
        <w:proofErr w:type="spellEnd"/>
        <w:r>
          <w:t>.</w:t>
        </w:r>
      </w:ins>
      <w:bookmarkStart w:id="446" w:name="ref-cohen1988"/>
      <w:bookmarkEnd w:id="440"/>
      <w:del w:id="447" w:author="L’auteur" w:date="2026-04-24T09:20:00Z">
        <w:r>
          <w:delText xml:space="preserve">Cohen, Jacob. 1988. </w:delText>
        </w:r>
        <w:r>
          <w:rPr>
            <w:i/>
            <w:iCs/>
          </w:rPr>
          <w:delText>Statistical Power Analysis for the Behavioral Sciences</w:delText>
        </w:r>
        <w:r>
          <w:delText>. routledge.</w:delText>
        </w:r>
      </w:del>
    </w:p>
    <w:p w14:paraId="0B5A7CEA" w14:textId="77777777" w:rsidR="007E73DA" w:rsidRDefault="00000000">
      <w:pPr>
        <w:pStyle w:val="Bibliographie"/>
        <w:rPr>
          <w:ins w:id="448" w:author="L’auteur" w:date="2026-04-24T09:20:00Z"/>
        </w:rPr>
      </w:pPr>
      <w:moveToRangeStart w:id="449" w:author="L’auteur" w:date="2026-04-24T09:20:00Z" w:name="move227914828"/>
      <w:moveTo w:id="450" w:author="L’auteur" w:date="2026-04-24T09:20:00Z">
        <w:r>
          <w:lastRenderedPageBreak/>
          <w:t xml:space="preserve"> 2024. “</w:t>
        </w:r>
      </w:moveTo>
      <w:moveToRangeEnd w:id="449"/>
      <w:ins w:id="451" w:author="L’auteur" w:date="2026-04-24T09:20:00Z">
        <w:r>
          <w:t xml:space="preserve">Assessing the Influence of Landscape Conservation and Protected Areas on Social Wellbeing Using Random Forest Machine Learning.” </w:t>
        </w:r>
        <w:r>
          <w:rPr>
            <w:i/>
            <w:iCs/>
          </w:rPr>
          <w:t>Scientific Reports</w:t>
        </w:r>
        <w:r>
          <w:t xml:space="preserve"> 14 (1): 11357. </w:t>
        </w:r>
        <w:r>
          <w:fldChar w:fldCharType="begin"/>
        </w:r>
        <w:r>
          <w:instrText>HYPERLINK "https://doi.org/10.1038/s41598-024-61924-4" \h</w:instrText>
        </w:r>
        <w:r>
          <w:fldChar w:fldCharType="separate"/>
        </w:r>
        <w:r>
          <w:rPr>
            <w:rStyle w:val="Lienhypertexte"/>
          </w:rPr>
          <w:t>https://doi.org/10.1038/s41598-024-61924-4</w:t>
        </w:r>
        <w:r>
          <w:rPr>
            <w:rStyle w:val="Lienhypertexte"/>
          </w:rPr>
          <w:fldChar w:fldCharType="end"/>
        </w:r>
        <w:r>
          <w:t>.</w:t>
        </w:r>
      </w:ins>
    </w:p>
    <w:p w14:paraId="2976C505" w14:textId="77777777" w:rsidR="00B50B46" w:rsidRDefault="00000000">
      <w:pPr>
        <w:pStyle w:val="Bibliographie"/>
      </w:pPr>
      <w:bookmarkStart w:id="452" w:name="ref-freire2016"/>
      <w:bookmarkEnd w:id="446"/>
      <w:r>
        <w:t xml:space="preserve">Freire, Sergio, Kytt MacManus, Martino Pesaresi, Erin Doxsey-Whitfield, and Jane Mills. 2016. “Development of New Open and Free Multi-Temporal Global Population Grids at 250 m Resolution.” </w:t>
      </w:r>
      <w:r>
        <w:rPr>
          <w:i/>
          <w:iCs/>
        </w:rPr>
        <w:t>Population</w:t>
      </w:r>
      <w:r>
        <w:t xml:space="preserve"> 250: 33.</w:t>
      </w:r>
    </w:p>
    <w:p w14:paraId="4C712A81" w14:textId="77777777" w:rsidR="00B50B46" w:rsidRDefault="00000000">
      <w:pPr>
        <w:pStyle w:val="Bibliographie"/>
        <w:rPr>
          <w:del w:id="453" w:author="L’auteur" w:date="2026-04-24T09:20:00Z"/>
        </w:rPr>
      </w:pPr>
      <w:bookmarkStart w:id="454" w:name="ref-geldmann2019"/>
      <w:bookmarkEnd w:id="452"/>
      <w:del w:id="455" w:author="L’auteur" w:date="2026-04-24T09:20:00Z">
        <w:r>
          <w:delText xml:space="preserve">Geldmann, Jonas, Andrea Manica, Neil D. Burgess, Lauren Coad, and Andrew Balmford. 2019. “A Global-Level Assessment of the Effectiveness of Protected Areas at Resisting Anthropogenic Pressures.” </w:delText>
        </w:r>
        <w:r>
          <w:rPr>
            <w:i/>
            <w:iCs/>
          </w:rPr>
          <w:delText>Proceedings of the National Academy of Sciences</w:delText>
        </w:r>
        <w:r>
          <w:delText xml:space="preserve"> 116 (46): 23209–15. </w:delText>
        </w:r>
        <w:r>
          <w:fldChar w:fldCharType="begin"/>
        </w:r>
        <w:r>
          <w:delInstrText>HYPERLINK "https://doi.org/10.1073/pnas.1908221116" \h</w:delInstrText>
        </w:r>
        <w:r>
          <w:fldChar w:fldCharType="separate"/>
        </w:r>
        <w:r>
          <w:rPr>
            <w:rStyle w:val="Lienhypertexte"/>
          </w:rPr>
          <w:delText>https://doi.org/10.1073/pnas.1908221116</w:delText>
        </w:r>
        <w:r>
          <w:rPr>
            <w:rStyle w:val="Lienhypertexte"/>
          </w:rPr>
          <w:fldChar w:fldCharType="end"/>
        </w:r>
        <w:r>
          <w:delText>.</w:delText>
        </w:r>
      </w:del>
    </w:p>
    <w:p w14:paraId="2C7880F7" w14:textId="77777777" w:rsidR="00B50B46" w:rsidRDefault="00000000">
      <w:pPr>
        <w:pStyle w:val="Bibliographie"/>
        <w:rPr>
          <w:del w:id="456" w:author="L’auteur" w:date="2026-04-24T09:20:00Z"/>
        </w:rPr>
      </w:pPr>
      <w:bookmarkStart w:id="457" w:name="ref-gerring2012"/>
      <w:bookmarkEnd w:id="454"/>
      <w:del w:id="458" w:author="L’auteur" w:date="2026-04-24T09:20:00Z">
        <w:r>
          <w:delText xml:space="preserve">Gerring, John. 2012. “Mere Description.” </w:delText>
        </w:r>
        <w:r>
          <w:rPr>
            <w:i/>
            <w:iCs/>
          </w:rPr>
          <w:delText>British Journal of Political Science</w:delText>
        </w:r>
        <w:r>
          <w:delText xml:space="preserve"> 42 (4): 721746.</w:delText>
        </w:r>
      </w:del>
    </w:p>
    <w:p w14:paraId="25F83F00" w14:textId="77777777" w:rsidR="00B50B46" w:rsidRDefault="00000000">
      <w:pPr>
        <w:pStyle w:val="Bibliographie"/>
        <w:rPr>
          <w:del w:id="459" w:author="L’auteur" w:date="2026-04-24T09:20:00Z"/>
        </w:rPr>
      </w:pPr>
      <w:bookmarkStart w:id="460" w:name="ref-HYDE_2017"/>
      <w:bookmarkEnd w:id="457"/>
      <w:del w:id="461" w:author="L’auteur" w:date="2026-04-24T09:20:00Z">
        <w:r>
          <w:delText xml:space="preserve">Goldewijk, K. K., A. Beusen, J. Doelman, and E. Stehfest. 2017. “Anthropogenic Land Use Estimates for the Holocene–HYDE 3.2.” </w:delText>
        </w:r>
        <w:r>
          <w:rPr>
            <w:i/>
            <w:iCs/>
          </w:rPr>
          <w:delText>Earth System Science Data</w:delText>
        </w:r>
        <w:r>
          <w:delText xml:space="preserve"> 9: 927–53. </w:delText>
        </w:r>
        <w:r>
          <w:fldChar w:fldCharType="begin"/>
        </w:r>
        <w:r>
          <w:delInstrText>HYPERLINK "https://doi.org/10.5194/essd-9-927-2017" \h</w:delInstrText>
        </w:r>
        <w:r>
          <w:fldChar w:fldCharType="separate"/>
        </w:r>
        <w:r>
          <w:rPr>
            <w:rStyle w:val="Lienhypertexte"/>
          </w:rPr>
          <w:delText>https://doi.org/10.5194/essd-9-927-2017</w:delText>
        </w:r>
        <w:r>
          <w:rPr>
            <w:rStyle w:val="Lienhypertexte"/>
          </w:rPr>
          <w:fldChar w:fldCharType="end"/>
        </w:r>
        <w:r>
          <w:delText>.</w:delText>
        </w:r>
      </w:del>
    </w:p>
    <w:p w14:paraId="3F95B07A" w14:textId="77777777" w:rsidR="00B50B46" w:rsidRDefault="00000000">
      <w:pPr>
        <w:pStyle w:val="Bibliographie"/>
      </w:pPr>
      <w:bookmarkStart w:id="462" w:name="ref-gorelick2017"/>
      <w:bookmarkEnd w:id="460"/>
      <w:r>
        <w:t xml:space="preserve">Gorelick, Noel, Matt Hancher, Mike Dixon, Simon Ilyushchenko, David Thau, and Rebecca Moore. 2017. “Google Earth Engine: Planetary-Scale Geospatial Analysis for Everyone.” </w:t>
      </w:r>
      <w:r>
        <w:rPr>
          <w:i/>
          <w:iCs/>
        </w:rPr>
        <w:t>Remote Sensing of Environment</w:t>
      </w:r>
      <w:r>
        <w:t xml:space="preserve"> 202: 1827. </w:t>
      </w:r>
      <w:hyperlink r:id="rId19">
        <w:r>
          <w:rPr>
            <w:rStyle w:val="Lienhypertexte"/>
          </w:rPr>
          <w:t>https://www.sciencedirect.com/science/article/pii/S0034425717302900</w:t>
        </w:r>
      </w:hyperlink>
      <w:r>
        <w:t>.</w:t>
      </w:r>
    </w:p>
    <w:p w14:paraId="6CA00B1D" w14:textId="77777777" w:rsidR="00B50B46" w:rsidRDefault="00000000">
      <w:pPr>
        <w:pStyle w:val="Bibliographie"/>
      </w:pPr>
      <w:bookmarkStart w:id="463" w:name="ref-hanson2022"/>
      <w:bookmarkEnd w:id="462"/>
      <w:r>
        <w:t xml:space="preserve">Hanson, Jeffrey O. 2022. “Wdpar: Interface to the World Database on Protected Areas.” </w:t>
      </w:r>
      <w:r>
        <w:rPr>
          <w:i/>
          <w:iCs/>
        </w:rPr>
        <w:t>Journal of Open Source Software</w:t>
      </w:r>
      <w:r>
        <w:t xml:space="preserve"> 7 (78): 4594. </w:t>
      </w:r>
      <w:hyperlink r:id="rId20">
        <w:r>
          <w:rPr>
            <w:rStyle w:val="Lienhypertexte"/>
          </w:rPr>
          <w:t>https://doi.org/10.21105/joss.04594</w:t>
        </w:r>
      </w:hyperlink>
      <w:r>
        <w:t>.</w:t>
      </w:r>
    </w:p>
    <w:p w14:paraId="52D74CB9" w14:textId="77777777" w:rsidR="00B50B46" w:rsidRDefault="00000000">
      <w:pPr>
        <w:pStyle w:val="Bibliographie"/>
        <w:rPr>
          <w:del w:id="464" w:author="L’auteur" w:date="2026-04-24T09:20:00Z"/>
        </w:rPr>
      </w:pPr>
      <w:bookmarkStart w:id="465" w:name="ref-gt"/>
      <w:bookmarkEnd w:id="463"/>
      <w:del w:id="466" w:author="L’auteur" w:date="2026-04-24T09:20:00Z">
        <w:r>
          <w:delText xml:space="preserve">Iannone, Richard, Joe Cheng, Barret Schloerke, Ellis Hughes, Alexandra Lauer, and JooYoung Seo. 2023. “Gt: Easily Create Presentation-Ready Display Tables.” </w:delText>
        </w:r>
        <w:r>
          <w:fldChar w:fldCharType="begin"/>
        </w:r>
        <w:r>
          <w:delInstrText>HYPERLINK "https://CRAN.R-project.org/package=gt" \h</w:delInstrText>
        </w:r>
        <w:r>
          <w:fldChar w:fldCharType="separate"/>
        </w:r>
        <w:r>
          <w:rPr>
            <w:rStyle w:val="Lienhypertexte"/>
          </w:rPr>
          <w:delText>https://CRAN.R-project.org/package=gt</w:delText>
        </w:r>
        <w:r>
          <w:rPr>
            <w:rStyle w:val="Lienhypertexte"/>
          </w:rPr>
          <w:fldChar w:fldCharType="end"/>
        </w:r>
        <w:r>
          <w:delText>.</w:delText>
        </w:r>
      </w:del>
    </w:p>
    <w:p w14:paraId="28A73258" w14:textId="77777777" w:rsidR="00B50B46" w:rsidRDefault="00000000">
      <w:pPr>
        <w:pStyle w:val="Bibliographie"/>
        <w:rPr>
          <w:del w:id="467" w:author="L’auteur" w:date="2026-04-24T09:20:00Z"/>
        </w:rPr>
      </w:pPr>
      <w:bookmarkStart w:id="468" w:name="ref-joppa2009b"/>
      <w:bookmarkEnd w:id="465"/>
      <w:del w:id="469" w:author="L’auteur" w:date="2026-04-24T09:20:00Z">
        <w:r>
          <w:delText xml:space="preserve">Joppa, Lucas N., Scott R. Loarie, and Stuart L. Pimm. 2009. “On Population Growth Near Protected Areas.” </w:delText>
        </w:r>
        <w:r>
          <w:rPr>
            <w:i/>
            <w:iCs/>
          </w:rPr>
          <w:delText>PLOS ONE</w:delText>
        </w:r>
        <w:r>
          <w:delText xml:space="preserve"> 4 (1): e4279. </w:delText>
        </w:r>
        <w:r>
          <w:fldChar w:fldCharType="begin"/>
        </w:r>
        <w:r>
          <w:delInstrText>HYPERLINK "https://doi.org/10.1371/journal.pone.0004279" \h</w:delInstrText>
        </w:r>
        <w:r>
          <w:fldChar w:fldCharType="separate"/>
        </w:r>
        <w:r>
          <w:rPr>
            <w:rStyle w:val="Lienhypertexte"/>
          </w:rPr>
          <w:delText>https://doi.org/10.1371/journal.pone.0004279</w:delText>
        </w:r>
        <w:r>
          <w:rPr>
            <w:rStyle w:val="Lienhypertexte"/>
          </w:rPr>
          <w:fldChar w:fldCharType="end"/>
        </w:r>
        <w:r>
          <w:delText>.</w:delText>
        </w:r>
      </w:del>
    </w:p>
    <w:p w14:paraId="31432B58" w14:textId="77777777" w:rsidR="00B50B46" w:rsidRDefault="00000000">
      <w:pPr>
        <w:pStyle w:val="Bibliographie"/>
        <w:rPr>
          <w:del w:id="470" w:author="L’auteur" w:date="2026-04-24T09:20:00Z"/>
        </w:rPr>
      </w:pPr>
      <w:bookmarkStart w:id="471" w:name="ref-joppa2009a"/>
      <w:bookmarkEnd w:id="468"/>
      <w:del w:id="472" w:author="L’auteur" w:date="2026-04-24T09:20:00Z">
        <w:r>
          <w:delText xml:space="preserve">Joppa, Lucas N., and Alexander Pfaff. 2009. “High and Far: Biases in the Location of Protected Areas.” </w:delText>
        </w:r>
        <w:r>
          <w:rPr>
            <w:i/>
            <w:iCs/>
          </w:rPr>
          <w:delText>PLOS ONE</w:delText>
        </w:r>
        <w:r>
          <w:delText xml:space="preserve"> 4 (12): e8273. </w:delText>
        </w:r>
        <w:r>
          <w:fldChar w:fldCharType="begin"/>
        </w:r>
        <w:r>
          <w:delInstrText>HYPERLINK "https://doi.org/10.1371/journal.pone.0008273" \h</w:delInstrText>
        </w:r>
        <w:r>
          <w:fldChar w:fldCharType="separate"/>
        </w:r>
        <w:r>
          <w:rPr>
            <w:rStyle w:val="Lienhypertexte"/>
          </w:rPr>
          <w:delText>https://doi.org/10.1371/journal.pone.0008273</w:delText>
        </w:r>
        <w:r>
          <w:rPr>
            <w:rStyle w:val="Lienhypertexte"/>
          </w:rPr>
          <w:fldChar w:fldCharType="end"/>
        </w:r>
        <w:r>
          <w:delText>.</w:delText>
        </w:r>
      </w:del>
    </w:p>
    <w:p w14:paraId="78E28C7B" w14:textId="77777777" w:rsidR="00B50B46" w:rsidRDefault="00000000">
      <w:pPr>
        <w:pStyle w:val="Bibliographie"/>
      </w:pPr>
      <w:bookmarkStart w:id="473" w:name="ref-kandel2022"/>
      <w:bookmarkEnd w:id="471"/>
      <w:r>
        <w:t xml:space="preserve">Kandel, Pratikshya, Ram Pandit, Benedict White, and Maksym Polyakov. 2022. “Do Protected Areas Increase Household Income? Evidence from a Meta-Analysis.” </w:t>
      </w:r>
      <w:r>
        <w:rPr>
          <w:i/>
          <w:iCs/>
        </w:rPr>
        <w:t>World Development</w:t>
      </w:r>
      <w:r>
        <w:t xml:space="preserve"> 159 (November): 106024. </w:t>
      </w:r>
      <w:hyperlink r:id="rId21">
        <w:r>
          <w:rPr>
            <w:rStyle w:val="Lienhypertexte"/>
          </w:rPr>
          <w:t>https://doi.org/10.1016/j.worlddev.2022.106024</w:t>
        </w:r>
      </w:hyperlink>
      <w:r>
        <w:t>.</w:t>
      </w:r>
    </w:p>
    <w:p w14:paraId="26344FC2" w14:textId="77777777" w:rsidR="007E73DA" w:rsidRDefault="00000000">
      <w:pPr>
        <w:pStyle w:val="Bibliographie"/>
        <w:rPr>
          <w:ins w:id="474" w:author="L’auteur" w:date="2026-04-24T09:20:00Z"/>
        </w:rPr>
      </w:pPr>
      <w:bookmarkStart w:id="475" w:name="ref-leberger2020"/>
      <w:proofErr w:type="spellStart"/>
      <w:ins w:id="476" w:author="L’auteur" w:date="2026-04-24T09:20:00Z">
        <w:r>
          <w:t>Leberger</w:t>
        </w:r>
        <w:proofErr w:type="spellEnd"/>
        <w:r>
          <w:t xml:space="preserve">, Roxanne, Isabel M. D. Rosa, Carlos A. Guerra, Florian Wolf, and Henrique M. Pereira. 2020. “Global Patterns of Forest Loss Across IUCN Categories of Protected Areas.” </w:t>
        </w:r>
        <w:r>
          <w:rPr>
            <w:i/>
            <w:iCs/>
          </w:rPr>
          <w:t>Biological Conservation</w:t>
        </w:r>
        <w:r>
          <w:t xml:space="preserve"> 241 (January): 108299. </w:t>
        </w:r>
        <w:r>
          <w:fldChar w:fldCharType="begin"/>
        </w:r>
        <w:r>
          <w:instrText>HYPERLINK "https://doi.org/10.1016/j.biocon.2019.108299" \h</w:instrText>
        </w:r>
        <w:r>
          <w:fldChar w:fldCharType="separate"/>
        </w:r>
        <w:r>
          <w:rPr>
            <w:rStyle w:val="Lienhypertexte"/>
          </w:rPr>
          <w:t>https://doi.org/10.1016/j.biocon.2019.108299</w:t>
        </w:r>
        <w:r>
          <w:rPr>
            <w:rStyle w:val="Lienhypertexte"/>
          </w:rPr>
          <w:fldChar w:fldCharType="end"/>
        </w:r>
        <w:r>
          <w:t>.</w:t>
        </w:r>
      </w:ins>
    </w:p>
    <w:bookmarkEnd w:id="475"/>
    <w:p w14:paraId="3FE48FBB" w14:textId="77777777" w:rsidR="00B50B46" w:rsidRDefault="00000000">
      <w:pPr>
        <w:pStyle w:val="Bibliographie"/>
        <w:rPr>
          <w:del w:id="477" w:author="L’auteur" w:date="2026-04-24T09:20:00Z"/>
        </w:rPr>
      </w:pPr>
      <w:ins w:id="478" w:author="L’auteur" w:date="2026-04-24T09:20:00Z">
        <w:r>
          <w:t xml:space="preserve">Leyk, Stefan, Andrea E. Gaughan, Susana B. Adamo, Alex De Sherbinin, Deborah Balk, Sergio Freire, Amy Rose, Forrest R. Stevens, Brian Blankespoor, and Charlie </w:t>
        </w:r>
        <w:r>
          <w:lastRenderedPageBreak/>
          <w:t>Frye</w:t>
        </w:r>
      </w:ins>
      <w:bookmarkStart w:id="479" w:name="ref-mangonnet2022"/>
      <w:bookmarkEnd w:id="473"/>
      <w:del w:id="480" w:author="L’auteur" w:date="2026-04-24T09:20:00Z">
        <w:r>
          <w:delText xml:space="preserve">Mangonnet, Jorge, Jacob Kopas, and Johannes Urpelainen. 2022. “Playing Politics with Environmental Protection: The Political Economy of Designating Protected Areas.” </w:delText>
        </w:r>
        <w:r>
          <w:rPr>
            <w:i/>
            <w:iCs/>
          </w:rPr>
          <w:delText>The Journal of Politics</w:delText>
        </w:r>
        <w:r>
          <w:delText xml:space="preserve"> 84 (3): 1453–68. </w:delText>
        </w:r>
        <w:r>
          <w:fldChar w:fldCharType="begin"/>
        </w:r>
        <w:r>
          <w:delInstrText>HYPERLINK "https://doi.org/10.1086/718978" \h</w:delInstrText>
        </w:r>
        <w:r>
          <w:fldChar w:fldCharType="separate"/>
        </w:r>
        <w:r>
          <w:rPr>
            <w:rStyle w:val="Lienhypertexte"/>
          </w:rPr>
          <w:delText>https://doi.org/10.1086/718978</w:delText>
        </w:r>
        <w:r>
          <w:rPr>
            <w:rStyle w:val="Lienhypertexte"/>
          </w:rPr>
          <w:fldChar w:fldCharType="end"/>
        </w:r>
        <w:r>
          <w:delText>.</w:delText>
        </w:r>
      </w:del>
    </w:p>
    <w:p w14:paraId="3E6AD2FF" w14:textId="77777777" w:rsidR="007E73DA" w:rsidRDefault="00000000">
      <w:pPr>
        <w:pStyle w:val="Bibliographie"/>
        <w:rPr>
          <w:ins w:id="481" w:author="L’auteur" w:date="2026-04-24T09:20:00Z"/>
        </w:rPr>
      </w:pPr>
      <w:moveToRangeStart w:id="482" w:author="L’auteur" w:date="2026-04-24T09:20:00Z" w:name="move227914829"/>
      <w:moveTo w:id="483" w:author="L’auteur" w:date="2026-04-24T09:20:00Z">
        <w:r>
          <w:t>. 2019. “</w:t>
        </w:r>
      </w:moveTo>
      <w:moveToRangeEnd w:id="482"/>
      <w:ins w:id="484" w:author="L’auteur" w:date="2026-04-24T09:20:00Z">
        <w:r>
          <w:t xml:space="preserve">The Spatial Allocation of Population: A Review of Large-Scale Gridded Population Data Products and Their Fitness for Use.” </w:t>
        </w:r>
        <w:r>
          <w:rPr>
            <w:i/>
            <w:iCs/>
          </w:rPr>
          <w:t>Earth System Science Data</w:t>
        </w:r>
        <w:r>
          <w:t xml:space="preserve"> 11 (3): 1385–1409. </w:t>
        </w:r>
        <w:r>
          <w:fldChar w:fldCharType="begin"/>
        </w:r>
        <w:r>
          <w:instrText>HYPERLINK "https://essd.copernicus.org/articles/11/1385/2019/essd-11-1385-2019.html" \h</w:instrText>
        </w:r>
        <w:r>
          <w:fldChar w:fldCharType="separate"/>
        </w:r>
        <w:r>
          <w:rPr>
            <w:rStyle w:val="Lienhypertexte"/>
          </w:rPr>
          <w:t>https://essd.copernicus.org/articles/11/1385/2019/essd-11-1385-2019.html</w:t>
        </w:r>
        <w:r>
          <w:rPr>
            <w:rStyle w:val="Lienhypertexte"/>
          </w:rPr>
          <w:fldChar w:fldCharType="end"/>
        </w:r>
        <w:r>
          <w:t>.</w:t>
        </w:r>
      </w:ins>
    </w:p>
    <w:p w14:paraId="232D6737" w14:textId="77777777" w:rsidR="00B50B46" w:rsidRDefault="00000000">
      <w:pPr>
        <w:pStyle w:val="Bibliographie"/>
      </w:pPr>
      <w:bookmarkStart w:id="485" w:name="ref-maxwell2020"/>
      <w:bookmarkEnd w:id="479"/>
      <w:r>
        <w:t xml:space="preserve">Maxwell, Sean L., Victor Cazalis, Nigel Dudley, Michael Hoffmann, Ana SL Rodrigues, Sue Stolton, Piero Visconti, Stephen Woodley, Naomi Kingston, and Edward Lewis. 2020. “Area-Based Conservation in the Twenty-First Century.” </w:t>
      </w:r>
      <w:r>
        <w:rPr>
          <w:i/>
          <w:iCs/>
        </w:rPr>
        <w:t>Nature</w:t>
      </w:r>
      <w:r>
        <w:t xml:space="preserve"> 586 (7828): 217227.</w:t>
      </w:r>
    </w:p>
    <w:p w14:paraId="1FDD7602" w14:textId="77777777" w:rsidR="00B50B46" w:rsidRDefault="00000000">
      <w:pPr>
        <w:pStyle w:val="Bibliographie"/>
      </w:pPr>
      <w:bookmarkStart w:id="486" w:name="ref-naidoo2019"/>
      <w:bookmarkEnd w:id="485"/>
      <w:r>
        <w:t xml:space="preserve">Naidoo, R., D. Gerkey, D. Hole, A. Pfaff, A. M. Ellis, C. D. Golden, D. Herrera, et al. 2019. “Evaluating the Impacts of Protected Areas on Human Well-Being Across the Developing World.” </w:t>
      </w:r>
      <w:r>
        <w:rPr>
          <w:i/>
          <w:iCs/>
        </w:rPr>
        <w:t>Science Advances</w:t>
      </w:r>
      <w:r>
        <w:t xml:space="preserve"> 5 (4): eaav3006. </w:t>
      </w:r>
      <w:hyperlink r:id="rId22">
        <w:r>
          <w:rPr>
            <w:rStyle w:val="Lienhypertexte"/>
          </w:rPr>
          <w:t>https://doi.org/10.1126/sciadv.aav3006</w:t>
        </w:r>
      </w:hyperlink>
      <w:r>
        <w:t>.</w:t>
      </w:r>
    </w:p>
    <w:p w14:paraId="0E04FA14" w14:textId="77777777" w:rsidR="00B50B46" w:rsidRDefault="00000000">
      <w:pPr>
        <w:pStyle w:val="Bibliographie"/>
      </w:pPr>
      <w:bookmarkStart w:id="487" w:name="ref-oldekop2016"/>
      <w:bookmarkEnd w:id="486"/>
      <w:r>
        <w:t xml:space="preserve">Oldekop, Johan A., George Holmes, W. Edwin Harris, and Karl L. Evans. 2016. “A Global Assessment of the Social and Conservation Outcomes of Protected Areas.” </w:t>
      </w:r>
      <w:r>
        <w:rPr>
          <w:i/>
          <w:iCs/>
        </w:rPr>
        <w:t>Conservation Biology</w:t>
      </w:r>
      <w:r>
        <w:t xml:space="preserve"> 30 (1): 133141.</w:t>
      </w:r>
    </w:p>
    <w:p w14:paraId="6FFA9273" w14:textId="77777777" w:rsidR="00B50B46" w:rsidRDefault="00000000">
      <w:pPr>
        <w:pStyle w:val="Bibliographie"/>
      </w:pPr>
      <w:bookmarkStart w:id="488" w:name="ref-r2023"/>
      <w:bookmarkEnd w:id="487"/>
      <w:r>
        <w:t xml:space="preserve">R Core Team. 2023. </w:t>
      </w:r>
      <w:r>
        <w:rPr>
          <w:i/>
          <w:iCs/>
        </w:rPr>
        <w:t>R: A Language and Environment for Statistical Computing</w:t>
      </w:r>
      <w:r>
        <w:t xml:space="preserve">. Vienna, Austria: R Foundation for Statistical Computing. </w:t>
      </w:r>
      <w:hyperlink r:id="rId23">
        <w:r>
          <w:rPr>
            <w:rStyle w:val="Lienhypertexte"/>
          </w:rPr>
          <w:t>https://www.R-project.org/</w:t>
        </w:r>
      </w:hyperlink>
      <w:r>
        <w:t>.</w:t>
      </w:r>
    </w:p>
    <w:p w14:paraId="7AD14706" w14:textId="77777777" w:rsidR="00B50B46" w:rsidRDefault="00000000">
      <w:pPr>
        <w:pStyle w:val="Bibliographie"/>
      </w:pPr>
      <w:bookmarkStart w:id="489" w:name="ref-runfola2020"/>
      <w:bookmarkEnd w:id="488"/>
      <w:r>
        <w:t xml:space="preserve">Runfola, Daniel, Austin Anderson, Heather Baier, Matt Crittenden, Elizabeth Dowker, Sydney Fuhrig, Seth Goodman, et al. 2020. “geoBoundaries: A Global Database of Political Administrative Boundaries.” </w:t>
      </w:r>
      <w:r>
        <w:rPr>
          <w:i/>
          <w:iCs/>
        </w:rPr>
        <w:t>PLOS ONE</w:t>
      </w:r>
      <w:r>
        <w:t xml:space="preserve"> 15 (4): e0231866. </w:t>
      </w:r>
      <w:hyperlink r:id="rId24">
        <w:r>
          <w:rPr>
            <w:rStyle w:val="Lienhypertexte"/>
          </w:rPr>
          <w:t>https://doi.org/10.1371/journal.pone.0231866</w:t>
        </w:r>
      </w:hyperlink>
      <w:r>
        <w:t>.</w:t>
      </w:r>
    </w:p>
    <w:p w14:paraId="499EBE1F" w14:textId="77777777" w:rsidR="00B50B46" w:rsidRDefault="00000000">
      <w:pPr>
        <w:pStyle w:val="Bibliographie"/>
        <w:rPr>
          <w:del w:id="490" w:author="L’auteur" w:date="2026-04-24T09:20:00Z"/>
        </w:rPr>
      </w:pPr>
      <w:bookmarkStart w:id="491" w:name="ref-saura2019"/>
      <w:bookmarkEnd w:id="489"/>
      <w:del w:id="492" w:author="L’auteur" w:date="2026-04-24T09:20:00Z">
        <w:r>
          <w:delText>Saura, Santiago, Bastian Bertzky, Lucy Bastin, Luca Battistella, Andrea Mandrici, and Grégoire Dubois</w:delText>
        </w:r>
      </w:del>
      <w:moveFromRangeStart w:id="493" w:author="L’auteur" w:date="2026-04-24T09:20:00Z" w:name="move227914829"/>
      <w:moveFrom w:id="494" w:author="L’auteur" w:date="2026-04-24T09:20:00Z">
        <w:r>
          <w:t>. 2019. “</w:t>
        </w:r>
      </w:moveFrom>
      <w:moveFromRangeEnd w:id="493"/>
      <w:del w:id="495" w:author="L’auteur" w:date="2026-04-24T09:20:00Z">
        <w:r>
          <w:delText xml:space="preserve">Global Trends in Protected Area Connectivity from 2010 to 2018.” </w:delText>
        </w:r>
        <w:r>
          <w:rPr>
            <w:i/>
            <w:iCs/>
          </w:rPr>
          <w:delText>Biological Conservation</w:delText>
        </w:r>
        <w:r>
          <w:delText xml:space="preserve"> 238: 108183.</w:delText>
        </w:r>
      </w:del>
    </w:p>
    <w:p w14:paraId="69F0785C" w14:textId="77777777" w:rsidR="007E73DA" w:rsidRDefault="00000000">
      <w:pPr>
        <w:pStyle w:val="Bibliographie"/>
        <w:rPr>
          <w:ins w:id="496" w:author="L’auteur" w:date="2026-04-24T09:20:00Z"/>
        </w:rPr>
      </w:pPr>
      <w:bookmarkStart w:id="497" w:name="ref-schauman2024"/>
      <w:bookmarkEnd w:id="491"/>
      <w:del w:id="498" w:author="L’auteur" w:date="2026-04-24T09:20:00Z">
        <w:r>
          <w:delText>Schauman, Santiago A., Josep Peñuelas, Esteban G. Jobbágy, and Germán Baldi.</w:delText>
        </w:r>
      </w:del>
      <w:moveFromRangeStart w:id="499" w:author="L’auteur" w:date="2026-04-24T09:20:00Z" w:name="move227914828"/>
      <w:moveFrom w:id="500" w:author="L’auteur" w:date="2026-04-24T09:20:00Z">
        <w:r>
          <w:t xml:space="preserve"> 2024. “</w:t>
        </w:r>
      </w:moveFrom>
      <w:bookmarkStart w:id="501" w:name="ref-schleicher2019"/>
      <w:moveFromRangeEnd w:id="499"/>
      <w:ins w:id="502" w:author="L’auteur" w:date="2026-04-24T09:20:00Z">
        <w:r>
          <w:t xml:space="preserve">Schleicher, Judith, Julie G. Zaehringer, Carine </w:t>
        </w:r>
        <w:proofErr w:type="spellStart"/>
        <w:r>
          <w:t>Fastré</w:t>
        </w:r>
        <w:proofErr w:type="spellEnd"/>
        <w:r>
          <w:t xml:space="preserve">, Bhaskar Vira, and Terry C. H. Sunderland. 2019. “Protecting Half of the Planet Could Directly Affect over One Billion People.” </w:t>
        </w:r>
        <w:r>
          <w:rPr>
            <w:i/>
            <w:iCs/>
          </w:rPr>
          <w:t>Nature Sustainability</w:t>
        </w:r>
        <w:r>
          <w:t xml:space="preserve"> 2: 1094–96. </w:t>
        </w:r>
        <w:r>
          <w:fldChar w:fldCharType="begin"/>
        </w:r>
        <w:r>
          <w:instrText>HYPERLINK "https://doi.org/10.1038/s41893-019-0423-y" \h</w:instrText>
        </w:r>
        <w:r>
          <w:fldChar w:fldCharType="separate"/>
        </w:r>
        <w:r>
          <w:rPr>
            <w:rStyle w:val="Lienhypertexte"/>
          </w:rPr>
          <w:t>https://doi.org/10.1038/s41893-019-0423-y</w:t>
        </w:r>
        <w:r>
          <w:rPr>
            <w:rStyle w:val="Lienhypertexte"/>
          </w:rPr>
          <w:fldChar w:fldCharType="end"/>
        </w:r>
        <w:r>
          <w:t>.</w:t>
        </w:r>
      </w:ins>
    </w:p>
    <w:bookmarkEnd w:id="501"/>
    <w:p w14:paraId="49465E1A" w14:textId="77777777" w:rsidR="00B50B46" w:rsidRDefault="00000000">
      <w:pPr>
        <w:pStyle w:val="Bibliographie"/>
        <w:rPr>
          <w:del w:id="503" w:author="L’auteur" w:date="2026-04-24T09:20:00Z"/>
        </w:rPr>
      </w:pPr>
      <w:del w:id="504" w:author="L’auteur" w:date="2026-04-24T09:20:00Z">
        <w:r>
          <w:delText xml:space="preserve">The Geometry of Global Protected Lands.” </w:delText>
        </w:r>
        <w:r>
          <w:rPr>
            <w:i/>
            <w:iCs/>
          </w:rPr>
          <w:delText>Nature Sustainability</w:delText>
        </w:r>
        <w:r>
          <w:delText xml:space="preserve"> 7 (1): 82–89. </w:delText>
        </w:r>
        <w:r>
          <w:fldChar w:fldCharType="begin"/>
        </w:r>
        <w:r>
          <w:delInstrText>HYPERLINK "https://doi.org/10.1038/s41893-023-01243-0" \h</w:delInstrText>
        </w:r>
        <w:r>
          <w:fldChar w:fldCharType="separate"/>
        </w:r>
        <w:r>
          <w:rPr>
            <w:rStyle w:val="Lienhypertexte"/>
          </w:rPr>
          <w:delText>https://doi.org/10.1038/s41893-023-01243-0</w:delText>
        </w:r>
        <w:r>
          <w:rPr>
            <w:rStyle w:val="Lienhypertexte"/>
          </w:rPr>
          <w:fldChar w:fldCharType="end"/>
        </w:r>
        <w:r>
          <w:delText>.</w:delText>
        </w:r>
      </w:del>
    </w:p>
    <w:p w14:paraId="2B94EEE0" w14:textId="77777777" w:rsidR="00B50B46" w:rsidRDefault="00000000">
      <w:pPr>
        <w:pStyle w:val="Bibliographie"/>
        <w:rPr>
          <w:del w:id="505" w:author="L’auteur" w:date="2026-04-24T09:20:00Z"/>
        </w:rPr>
      </w:pPr>
      <w:bookmarkStart w:id="506" w:name="ref-GHS_POP_2015"/>
      <w:bookmarkEnd w:id="497"/>
      <w:del w:id="507" w:author="L’auteur" w:date="2026-04-24T09:20:00Z">
        <w:r>
          <w:delText xml:space="preserve">Schiavina, M., S. Freire, and K. MacManus. 2015. “GHS Population Grid, Derived from GPW4, Multitemporal (1975, 1990, 2000, 2015).” Ispra, Italy: European Commission, Joint Research Centre, JRC Data Catalogue. </w:delText>
        </w:r>
        <w:r>
          <w:fldChar w:fldCharType="begin"/>
        </w:r>
        <w:r>
          <w:delInstrText>HYPERLINK "https://ghsl.jrc.ec.europa.eu/data.php" \h</w:delInstrText>
        </w:r>
        <w:r>
          <w:fldChar w:fldCharType="separate"/>
        </w:r>
        <w:r>
          <w:rPr>
            <w:rStyle w:val="Lienhypertexte"/>
          </w:rPr>
          <w:delText>https://ghsl.jrc.ec.europa.eu/data.php</w:delText>
        </w:r>
        <w:r>
          <w:rPr>
            <w:rStyle w:val="Lienhypertexte"/>
          </w:rPr>
          <w:fldChar w:fldCharType="end"/>
        </w:r>
        <w:r>
          <w:delText>.</w:delText>
        </w:r>
      </w:del>
    </w:p>
    <w:p w14:paraId="0B9CE2A4" w14:textId="77777777" w:rsidR="00B50B46" w:rsidRDefault="00000000">
      <w:pPr>
        <w:pStyle w:val="Bibliographie"/>
        <w:rPr>
          <w:del w:id="508" w:author="L’auteur" w:date="2026-04-24T09:20:00Z"/>
        </w:rPr>
      </w:pPr>
      <w:bookmarkStart w:id="509" w:name="ref-skiles2013"/>
      <w:bookmarkEnd w:id="506"/>
      <w:del w:id="510" w:author="L’auteur" w:date="2026-04-24T09:20:00Z">
        <w:r>
          <w:delText xml:space="preserve">Skiles, Martha Priedeman, Clara R. Burgert, Siân L. Curtis, and John Spencer. 2013. “Geographically Linking Population and Facility Surveys: Methodological Considerations.” </w:delText>
        </w:r>
        <w:r>
          <w:rPr>
            <w:i/>
            <w:iCs/>
          </w:rPr>
          <w:delText>Population Health Metrics</w:delText>
        </w:r>
        <w:r>
          <w:delText xml:space="preserve"> 11 (1): 14. </w:delText>
        </w:r>
        <w:r>
          <w:fldChar w:fldCharType="begin"/>
        </w:r>
        <w:r>
          <w:delInstrText>HYPERLINK "http://www.biomedcentral.com/content/pdf/1478-7954-11-14.pdf" \h</w:delInstrText>
        </w:r>
        <w:r>
          <w:fldChar w:fldCharType="separate"/>
        </w:r>
        <w:r>
          <w:rPr>
            <w:rStyle w:val="Lienhypertexte"/>
          </w:rPr>
          <w:delText>http://www.biomedcentral.com/content/pdf/1478-7954-11-14.pdf</w:delText>
        </w:r>
        <w:r>
          <w:rPr>
            <w:rStyle w:val="Lienhypertexte"/>
          </w:rPr>
          <w:fldChar w:fldCharType="end"/>
        </w:r>
        <w:r>
          <w:delText>.</w:delText>
        </w:r>
      </w:del>
    </w:p>
    <w:p w14:paraId="1CAF6A33" w14:textId="77777777" w:rsidR="00B50B46" w:rsidRDefault="00000000">
      <w:pPr>
        <w:pStyle w:val="Bibliographie"/>
        <w:rPr>
          <w:del w:id="511" w:author="L’auteur" w:date="2026-04-24T09:20:00Z"/>
        </w:rPr>
      </w:pPr>
      <w:bookmarkStart w:id="512" w:name="ref-ggrepel"/>
      <w:bookmarkEnd w:id="509"/>
      <w:del w:id="513" w:author="L’auteur" w:date="2026-04-24T09:20:00Z">
        <w:r>
          <w:lastRenderedPageBreak/>
          <w:delText xml:space="preserve">Slowikowski, Kamil. 2023. “Ggrepel: Automatically Position Non-Overlapping Text Labels with ’Ggplot2’.” </w:delText>
        </w:r>
        <w:r>
          <w:fldChar w:fldCharType="begin"/>
        </w:r>
        <w:r>
          <w:delInstrText>HYPERLINK "https://CRAN.R-project.org/package=ggrepel" \h</w:delInstrText>
        </w:r>
        <w:r>
          <w:fldChar w:fldCharType="separate"/>
        </w:r>
        <w:r>
          <w:rPr>
            <w:rStyle w:val="Lienhypertexte"/>
          </w:rPr>
          <w:delText>https://CRAN.R-project.org/package=ggrepel</w:delText>
        </w:r>
        <w:r>
          <w:rPr>
            <w:rStyle w:val="Lienhypertexte"/>
          </w:rPr>
          <w:fldChar w:fldCharType="end"/>
        </w:r>
        <w:r>
          <w:delText>.</w:delText>
        </w:r>
      </w:del>
    </w:p>
    <w:p w14:paraId="1089D7FC" w14:textId="77777777" w:rsidR="00B50B46" w:rsidRDefault="00000000">
      <w:pPr>
        <w:pStyle w:val="Bibliographie"/>
      </w:pPr>
      <w:bookmarkStart w:id="514" w:name="ref-stevens2015"/>
      <w:bookmarkEnd w:id="512"/>
      <w:r>
        <w:t xml:space="preserve">Stevens, Forrest R., Andrea E. Gaughan, Catherine Linard, and Andrew J. Tatem. 2015. “Disaggregating Census Data for Population Mapping Using Random Forests with Remotely-Sensed and Ancillary Data.” </w:t>
      </w:r>
      <w:r>
        <w:rPr>
          <w:i/>
          <w:iCs/>
        </w:rPr>
        <w:t>PloS One</w:t>
      </w:r>
      <w:r>
        <w:t xml:space="preserve"> 10 (2): e0107042. </w:t>
      </w:r>
      <w:hyperlink r:id="rId25">
        <w:r>
          <w:rPr>
            <w:rStyle w:val="Lienhypertexte"/>
          </w:rPr>
          <w:t>https://journals.plos.org/plosone/article?id=10.1371/journal.pone.0107042</w:t>
        </w:r>
      </w:hyperlink>
      <w:r>
        <w:t>.</w:t>
      </w:r>
    </w:p>
    <w:p w14:paraId="132F8D88" w14:textId="77777777" w:rsidR="007E73DA" w:rsidRDefault="00000000">
      <w:pPr>
        <w:pStyle w:val="Bibliographie"/>
        <w:rPr>
          <w:ins w:id="515" w:author="L’auteur" w:date="2026-04-24T09:20:00Z"/>
        </w:rPr>
      </w:pPr>
      <w:bookmarkStart w:id="516" w:name="ref-thomson2022"/>
      <w:ins w:id="517" w:author="L’auteur" w:date="2026-04-24T09:20:00Z">
        <w:r>
          <w:t xml:space="preserve">Thomson, Dana R, Douglas R Leasure, Tomas Bird, Nikos </w:t>
        </w:r>
        <w:proofErr w:type="spellStart"/>
        <w:r>
          <w:t>Tzavidis</w:t>
        </w:r>
        <w:proofErr w:type="spellEnd"/>
        <w:r>
          <w:t xml:space="preserve">, and Andrew J Tatem. 2022. “How Accurate Are </w:t>
        </w:r>
        <w:proofErr w:type="spellStart"/>
        <w:r>
          <w:t>WorldPop</w:t>
        </w:r>
        <w:proofErr w:type="spellEnd"/>
        <w:r>
          <w:t>-Global-Unconstrained Gridded Population Data at the Cell-</w:t>
        </w:r>
        <w:proofErr w:type="gramStart"/>
        <w:r>
          <w:t>Level?:</w:t>
        </w:r>
        <w:proofErr w:type="gramEnd"/>
        <w:r>
          <w:t xml:space="preserve"> A Simulation Analysis in Urban Namibia.” </w:t>
        </w:r>
        <w:proofErr w:type="spellStart"/>
        <w:r>
          <w:rPr>
            <w:i/>
            <w:iCs/>
          </w:rPr>
          <w:t>Plos</w:t>
        </w:r>
        <w:proofErr w:type="spellEnd"/>
        <w:r>
          <w:rPr>
            <w:i/>
            <w:iCs/>
          </w:rPr>
          <w:t xml:space="preserve"> One</w:t>
        </w:r>
        <w:r>
          <w:t xml:space="preserve"> 17 (7): e0271504.</w:t>
        </w:r>
      </w:ins>
    </w:p>
    <w:p w14:paraId="2255499D" w14:textId="77777777" w:rsidR="007E73DA" w:rsidRDefault="00000000">
      <w:pPr>
        <w:pStyle w:val="Bibliographie"/>
        <w:rPr>
          <w:ins w:id="518" w:author="L’auteur" w:date="2026-04-24T09:20:00Z"/>
        </w:rPr>
      </w:pPr>
      <w:bookmarkStart w:id="519" w:name="ref-protectedplanet_india"/>
      <w:bookmarkEnd w:id="516"/>
      <w:ins w:id="520" w:author="L’auteur" w:date="2026-04-24T09:20:00Z">
        <w:r>
          <w:t xml:space="preserve">UNEP-WCMC. 2026. “Protected Area Profile for India.” </w:t>
        </w:r>
        <w:r>
          <w:fldChar w:fldCharType="begin"/>
        </w:r>
        <w:r>
          <w:instrText>HYPERLINK "https://www.protectedplanet.net/country/IND" \h</w:instrText>
        </w:r>
        <w:r>
          <w:fldChar w:fldCharType="separate"/>
        </w:r>
        <w:r>
          <w:rPr>
            <w:rStyle w:val="Lienhypertexte"/>
          </w:rPr>
          <w:t>https://www.protectedplanet.net/country/IND</w:t>
        </w:r>
        <w:r>
          <w:rPr>
            <w:rStyle w:val="Lienhypertexte"/>
          </w:rPr>
          <w:fldChar w:fldCharType="end"/>
        </w:r>
        <w:r>
          <w:t>.</w:t>
        </w:r>
      </w:ins>
    </w:p>
    <w:p w14:paraId="3CF5D025" w14:textId="77777777" w:rsidR="007E73DA" w:rsidRDefault="00000000">
      <w:pPr>
        <w:pStyle w:val="Bibliographie"/>
        <w:rPr>
          <w:ins w:id="521" w:author="L’auteur" w:date="2026-04-24T09:20:00Z"/>
        </w:rPr>
      </w:pPr>
      <w:bookmarkStart w:id="522" w:name="ref-unep2024"/>
      <w:bookmarkEnd w:id="514"/>
      <w:bookmarkEnd w:id="519"/>
      <w:r>
        <w:t>UNEP-WCMC and IUCN.</w:t>
      </w:r>
      <w:ins w:id="523" w:author="L’auteur" w:date="2026-04-24T09:20:00Z">
        <w:r>
          <w:t xml:space="preserve"> 2021. </w:t>
        </w:r>
        <w:r>
          <w:rPr>
            <w:i/>
            <w:iCs/>
          </w:rPr>
          <w:t>Protected Planet Report 2021</w:t>
        </w:r>
        <w:r>
          <w:t>. Cambridge, United Kingdom; Gland, Switzerland: UNEP-WCMC; IUCN.</w:t>
        </w:r>
      </w:ins>
    </w:p>
    <w:p w14:paraId="3D3EF98D" w14:textId="77777777" w:rsidR="00B50B46" w:rsidRDefault="00000000">
      <w:pPr>
        <w:pStyle w:val="Bibliographie"/>
      </w:pPr>
      <w:ins w:id="524" w:author="L’auteur" w:date="2026-04-24T09:20:00Z">
        <w:r>
          <w:t>———.</w:t>
        </w:r>
      </w:ins>
      <w:r>
        <w:t xml:space="preserve"> 2024. </w:t>
      </w:r>
      <w:r>
        <w:rPr>
          <w:i/>
          <w:iCs/>
        </w:rPr>
        <w:t>Protected Planet Report 2024</w:t>
      </w:r>
      <w:r>
        <w:t>. Cambridge, United Kingdom; Gland, Switzerland: UNEP-WCMC; IUCN.</w:t>
      </w:r>
    </w:p>
    <w:p w14:paraId="33F87575" w14:textId="77777777" w:rsidR="00B50B46" w:rsidRDefault="00000000">
      <w:pPr>
        <w:pStyle w:val="Bibliographie"/>
      </w:pPr>
      <w:bookmarkStart w:id="525" w:name="ref-unep-wcmcandiucn2023"/>
      <w:bookmarkEnd w:id="522"/>
      <w:r>
        <w:t xml:space="preserve">UNEP-WCMC, and IUCN. 2023. </w:t>
      </w:r>
      <w:r>
        <w:rPr>
          <w:i/>
          <w:iCs/>
        </w:rPr>
        <w:t>Protected Planet: The World Database on Protected Areas (WDPA)</w:t>
      </w:r>
      <w:r>
        <w:t xml:space="preserve">. UNEP-WCMC and IUCN. Cambridge, UK. </w:t>
      </w:r>
      <w:hyperlink r:id="rId26">
        <w:r>
          <w:rPr>
            <w:rStyle w:val="Lienhypertexte"/>
          </w:rPr>
          <w:t>www.protectedplanet.net</w:t>
        </w:r>
      </w:hyperlink>
      <w:r>
        <w:t>.</w:t>
      </w:r>
    </w:p>
    <w:p w14:paraId="5DBEDE2C" w14:textId="77777777" w:rsidR="007E73DA" w:rsidRDefault="00000000">
      <w:pPr>
        <w:pStyle w:val="Bibliographie"/>
        <w:rPr>
          <w:ins w:id="526" w:author="L’auteur" w:date="2026-04-24T09:20:00Z"/>
        </w:rPr>
      </w:pPr>
      <w:bookmarkStart w:id="527" w:name="ref-undesa2021"/>
      <w:ins w:id="528" w:author="L’auteur" w:date="2026-04-24T09:20:00Z">
        <w:r>
          <w:t xml:space="preserve">United Nations Department of Economic and Social Affairs. 2021. </w:t>
        </w:r>
        <w:r>
          <w:rPr>
            <w:i/>
            <w:iCs/>
          </w:rPr>
          <w:t>State of the World’s Indigenous Peoples</w:t>
        </w:r>
        <w:r>
          <w:t xml:space="preserve">. 5th ed. New York: United Nations. </w:t>
        </w:r>
        <w:r>
          <w:fldChar w:fldCharType="begin"/>
        </w:r>
        <w:r>
          <w:instrText>HYPERLINK "https://www.un.org/development/desa/indigenouspeoples/publications/state-of-the-worlds-indigenous-peoples.html" \h</w:instrText>
        </w:r>
        <w:r>
          <w:fldChar w:fldCharType="separate"/>
        </w:r>
        <w:r>
          <w:rPr>
            <w:rStyle w:val="Lienhypertexte"/>
          </w:rPr>
          <w:t>https://www.un.org/development/desa/indigenouspeoples/publications/state-of-the-worlds-indigenous-peoples.html</w:t>
        </w:r>
        <w:r>
          <w:rPr>
            <w:rStyle w:val="Lienhypertexte"/>
          </w:rPr>
          <w:fldChar w:fldCharType="end"/>
        </w:r>
        <w:r>
          <w:t>.</w:t>
        </w:r>
      </w:ins>
    </w:p>
    <w:p w14:paraId="7E5E2190" w14:textId="77777777" w:rsidR="00B50B46" w:rsidRDefault="00000000">
      <w:pPr>
        <w:pStyle w:val="Bibliographie"/>
      </w:pPr>
      <w:bookmarkStart w:id="529" w:name="ref-vaggi2017"/>
      <w:bookmarkEnd w:id="525"/>
      <w:bookmarkEnd w:id="527"/>
      <w:proofErr w:type="spellStart"/>
      <w:r>
        <w:t>Vaggi</w:t>
      </w:r>
      <w:proofErr w:type="spellEnd"/>
      <w:r>
        <w:t xml:space="preserve">, Gianni. 2017. “The Rich and the Poor: A Note on Countries’ Classification.” </w:t>
      </w:r>
      <w:r>
        <w:rPr>
          <w:i/>
          <w:iCs/>
        </w:rPr>
        <w:t>PSL Quarterly Review</w:t>
      </w:r>
      <w:r>
        <w:t xml:space="preserve"> 70 (279). </w:t>
      </w:r>
      <w:hyperlink r:id="rId27">
        <w:r>
          <w:rPr>
            <w:rStyle w:val="Lienhypertexte"/>
          </w:rPr>
          <w:t>https://papers.ssrn.com/sol3/papers.cfm?abstract_id=3100742</w:t>
        </w:r>
      </w:hyperlink>
      <w:r>
        <w:t>.</w:t>
      </w:r>
    </w:p>
    <w:p w14:paraId="7C3A7A82" w14:textId="77777777" w:rsidR="00B50B46" w:rsidRDefault="00000000">
      <w:pPr>
        <w:pStyle w:val="Bibliographie"/>
        <w:rPr>
          <w:del w:id="530" w:author="L’auteur" w:date="2026-04-24T09:20:00Z"/>
        </w:rPr>
      </w:pPr>
      <w:bookmarkStart w:id="531" w:name="ref-ggplot2"/>
      <w:bookmarkEnd w:id="529"/>
      <w:del w:id="532" w:author="L’auteur" w:date="2026-04-24T09:20:00Z">
        <w:r>
          <w:delText xml:space="preserve">Wickham, Hadley. 2016. “Ggplot2: Elegant Graphics for Data Analysis.” </w:delText>
        </w:r>
        <w:r>
          <w:fldChar w:fldCharType="begin"/>
        </w:r>
        <w:r>
          <w:delInstrText>HYPERLINK "https://ggplot2.tidyverse.org" \h</w:delInstrText>
        </w:r>
        <w:r>
          <w:fldChar w:fldCharType="separate"/>
        </w:r>
        <w:r>
          <w:rPr>
            <w:rStyle w:val="Lienhypertexte"/>
          </w:rPr>
          <w:delText>https://ggplot2.tidyverse.org</w:delText>
        </w:r>
        <w:r>
          <w:rPr>
            <w:rStyle w:val="Lienhypertexte"/>
          </w:rPr>
          <w:fldChar w:fldCharType="end"/>
        </w:r>
        <w:r>
          <w:delText>.</w:delText>
        </w:r>
      </w:del>
    </w:p>
    <w:p w14:paraId="6A7ACE53" w14:textId="77777777" w:rsidR="00B50B46" w:rsidRDefault="00000000">
      <w:pPr>
        <w:pStyle w:val="Bibliographie"/>
        <w:rPr>
          <w:del w:id="533" w:author="L’auteur" w:date="2026-04-24T09:20:00Z"/>
        </w:rPr>
      </w:pPr>
      <w:bookmarkStart w:id="534" w:name="ref-tidyverse"/>
      <w:bookmarkEnd w:id="531"/>
      <w:del w:id="535" w:author="L’auteur" w:date="2026-04-24T09:20:00Z">
        <w:r>
          <w:delText xml:space="preserve">Wickham, Hadley, Mara Averick, Jennifer Bryan, Winston Chang, Lucy D’Agostino McGowan, Romain François, Garrett Grolemund, et al. 2019. “Welcome to the Tidyverse” 4: 1686. </w:delText>
        </w:r>
        <w:r>
          <w:fldChar w:fldCharType="begin"/>
        </w:r>
        <w:r>
          <w:delInstrText>HYPERLINK "https://doi.org/10.21105/joss.01686" \h</w:delInstrText>
        </w:r>
        <w:r>
          <w:fldChar w:fldCharType="separate"/>
        </w:r>
        <w:r>
          <w:rPr>
            <w:rStyle w:val="Lienhypertexte"/>
          </w:rPr>
          <w:delText>https://doi.org/10.21105/joss.01686</w:delText>
        </w:r>
        <w:r>
          <w:rPr>
            <w:rStyle w:val="Lienhypertexte"/>
          </w:rPr>
          <w:fldChar w:fldCharType="end"/>
        </w:r>
        <w:r>
          <w:delText>.</w:delText>
        </w:r>
      </w:del>
    </w:p>
    <w:p w14:paraId="044A4529" w14:textId="77777777" w:rsidR="00B50B46" w:rsidRDefault="00000000">
      <w:pPr>
        <w:pStyle w:val="Bibliographie"/>
        <w:rPr>
          <w:del w:id="536" w:author="L’auteur" w:date="2026-04-24T09:20:00Z"/>
        </w:rPr>
      </w:pPr>
      <w:bookmarkStart w:id="537" w:name="ref-cowplot"/>
      <w:bookmarkEnd w:id="534"/>
      <w:del w:id="538" w:author="L’auteur" w:date="2026-04-24T09:20:00Z">
        <w:r>
          <w:delText xml:space="preserve">Wilke, Claus O. 2024. “Cowplot: Streamlined Plot Theme and Plot Annotations for ’Ggplot2’.” </w:delText>
        </w:r>
        <w:r>
          <w:fldChar w:fldCharType="begin"/>
        </w:r>
        <w:r>
          <w:delInstrText>HYPERLINK "https://CRAN.R-project.org/package=cowplot" \h</w:delInstrText>
        </w:r>
        <w:r>
          <w:fldChar w:fldCharType="separate"/>
        </w:r>
        <w:r>
          <w:rPr>
            <w:rStyle w:val="Lienhypertexte"/>
          </w:rPr>
          <w:delText>https://CRAN.R-project.org/package=cowplot</w:delText>
        </w:r>
        <w:r>
          <w:rPr>
            <w:rStyle w:val="Lienhypertexte"/>
          </w:rPr>
          <w:fldChar w:fldCharType="end"/>
        </w:r>
        <w:r>
          <w:delText>.</w:delText>
        </w:r>
      </w:del>
    </w:p>
    <w:p w14:paraId="304BE4CD" w14:textId="77777777" w:rsidR="00B50B46" w:rsidRDefault="00000000">
      <w:pPr>
        <w:pStyle w:val="Bibliographie"/>
        <w:rPr>
          <w:del w:id="539" w:author="L’auteur" w:date="2026-04-24T09:20:00Z"/>
        </w:rPr>
      </w:pPr>
      <w:bookmarkStart w:id="540" w:name="ref-wittemyer2008"/>
      <w:bookmarkEnd w:id="537"/>
      <w:del w:id="541" w:author="L’auteur" w:date="2026-04-24T09:20:00Z">
        <w:r>
          <w:delText xml:space="preserve">Wittemyer, George, Paul Elsen, William T. Bean, A. Coleman O. Burton, and Justin S. Brashares. 2008. “Accelerated Human Population Growth at Protected Area Edges.” </w:delText>
        </w:r>
        <w:r>
          <w:rPr>
            <w:i/>
            <w:iCs/>
          </w:rPr>
          <w:delText>Science</w:delText>
        </w:r>
        <w:r>
          <w:delText xml:space="preserve"> 321 (5885): 123–26. </w:delText>
        </w:r>
        <w:r>
          <w:fldChar w:fldCharType="begin"/>
        </w:r>
        <w:r>
          <w:delInstrText>HYPERLINK "https://doi.org/10.1126/science.1158900" \h</w:delInstrText>
        </w:r>
        <w:r>
          <w:fldChar w:fldCharType="separate"/>
        </w:r>
        <w:r>
          <w:rPr>
            <w:rStyle w:val="Lienhypertexte"/>
          </w:rPr>
          <w:delText>https://doi.org/10.1126/science.1158900</w:delText>
        </w:r>
        <w:r>
          <w:rPr>
            <w:rStyle w:val="Lienhypertexte"/>
          </w:rPr>
          <w:fldChar w:fldCharType="end"/>
        </w:r>
        <w:r>
          <w:delText>.</w:delText>
        </w:r>
      </w:del>
    </w:p>
    <w:p w14:paraId="6A955B12" w14:textId="77777777" w:rsidR="00B50B46" w:rsidRDefault="00000000">
      <w:pPr>
        <w:pStyle w:val="Bibliographie"/>
        <w:rPr>
          <w:del w:id="542" w:author="L’auteur" w:date="2026-04-24T09:20:00Z"/>
        </w:rPr>
      </w:pPr>
      <w:bookmarkStart w:id="543" w:name="ref-worldpop2020"/>
      <w:bookmarkEnd w:id="540"/>
      <w:del w:id="544" w:author="L’auteur" w:date="2026-04-24T09:20:00Z">
        <w:r>
          <w:delText xml:space="preserve">WorldPop, and CIESIN. 2020. “Population Counts 20002020 UN-Adjusted Unconstrained 100m.” </w:delText>
        </w:r>
        <w:r>
          <w:fldChar w:fldCharType="begin"/>
        </w:r>
        <w:r>
          <w:delInstrText>HYPERLINK "https://www.worldpop.org/doi/10.5258/SOTON/WP00660" \h</w:delInstrText>
        </w:r>
        <w:r>
          <w:fldChar w:fldCharType="separate"/>
        </w:r>
        <w:r>
          <w:rPr>
            <w:rStyle w:val="Lienhypertexte"/>
          </w:rPr>
          <w:delText>www.worldpop.org/doi/10.5258/SOTON/WP00660</w:delText>
        </w:r>
        <w:r>
          <w:rPr>
            <w:rStyle w:val="Lienhypertexte"/>
          </w:rPr>
          <w:fldChar w:fldCharType="end"/>
        </w:r>
        <w:r>
          <w:delText>.</w:delText>
        </w:r>
      </w:del>
    </w:p>
    <w:bookmarkEnd w:id="429"/>
    <w:bookmarkEnd w:id="543"/>
    <w:p w14:paraId="7ED3B021" w14:textId="77777777" w:rsidR="00B50B46" w:rsidRDefault="00000000">
      <w:pPr>
        <w:rPr>
          <w:del w:id="545" w:author="L’auteur" w:date="2026-04-24T09:20:00Z"/>
        </w:rPr>
      </w:pPr>
      <w:del w:id="546" w:author="L’auteur" w:date="2026-04-24T09:20:00Z">
        <w:r>
          <w:lastRenderedPageBreak/>
          <w:br w:type="page"/>
        </w:r>
      </w:del>
    </w:p>
    <w:p w14:paraId="1A18E617" w14:textId="77777777" w:rsidR="007E73DA" w:rsidRDefault="00000000">
      <w:pPr>
        <w:pStyle w:val="Bibliographie"/>
        <w:rPr>
          <w:ins w:id="547" w:author="L’auteur" w:date="2026-04-24T09:20:00Z"/>
        </w:rPr>
      </w:pPr>
      <w:bookmarkStart w:id="548" w:name="appendix"/>
      <w:bookmarkEnd w:id="426"/>
      <w:moveFromRangeStart w:id="549" w:author="L’auteur" w:date="2026-04-24T09:20:00Z" w:name="move227914827"/>
      <w:moveFrom w:id="550" w:author="L’auteur" w:date="2026-04-24T09:20:00Z">
        <w:r>
          <w:lastRenderedPageBreak/>
          <w:t>Appendix</w:t>
        </w:r>
      </w:moveFrom>
      <w:bookmarkStart w:id="551" w:name="ref-wani2025"/>
      <w:moveFromRangeEnd w:id="549"/>
      <w:ins w:id="552" w:author="L’auteur" w:date="2026-04-24T09:20:00Z">
        <w:r>
          <w:t xml:space="preserve">Wani, Zubair A., Lal Singh, Sanjay Uniyal, Sunil Kumar Rana, Indra D. Bhatt, and Sunil Nautiyal. 2025. “Improving Ecosystem Vitality in India: Overcoming Barriers to Meet National and International Targets.” </w:t>
        </w:r>
        <w:r>
          <w:rPr>
            <w:i/>
            <w:iCs/>
          </w:rPr>
          <w:t>Environmental Sustainability</w:t>
        </w:r>
        <w:r>
          <w:t xml:space="preserve"> 8 (1): 17–29. </w:t>
        </w:r>
        <w:r>
          <w:fldChar w:fldCharType="begin"/>
        </w:r>
        <w:r>
          <w:instrText>HYPERLINK "https://doi.org/10.1007/s42398-025-00339-x" \h</w:instrText>
        </w:r>
        <w:r>
          <w:fldChar w:fldCharType="separate"/>
        </w:r>
        <w:r>
          <w:rPr>
            <w:rStyle w:val="Lienhypertexte"/>
          </w:rPr>
          <w:t>https://doi.org/10.1007/s42398-025-00339-x</w:t>
        </w:r>
        <w:r>
          <w:rPr>
            <w:rStyle w:val="Lienhypertexte"/>
          </w:rPr>
          <w:fldChar w:fldCharType="end"/>
        </w:r>
        <w:r>
          <w:t>.</w:t>
        </w:r>
      </w:ins>
    </w:p>
    <w:p w14:paraId="483FBCD3" w14:textId="77777777" w:rsidR="007E73DA" w:rsidRDefault="00000000">
      <w:pPr>
        <w:pStyle w:val="Bibliographie"/>
        <w:rPr>
          <w:ins w:id="553" w:author="L’auteur" w:date="2026-04-24T09:20:00Z"/>
        </w:rPr>
      </w:pPr>
      <w:bookmarkStart w:id="554" w:name="ref-west2006"/>
      <w:bookmarkEnd w:id="551"/>
      <w:ins w:id="555" w:author="L’auteur" w:date="2026-04-24T09:20:00Z">
        <w:r>
          <w:t xml:space="preserve">West, Paige, James Igoe, and Dan Brockington. 2006. “Parks and Peoples: The Social Impact of Protected Areas.” </w:t>
        </w:r>
        <w:r>
          <w:rPr>
            <w:i/>
            <w:iCs/>
          </w:rPr>
          <w:t>Annual Review of Anthropology</w:t>
        </w:r>
        <w:r>
          <w:t xml:space="preserve"> 35 (1): 251–77. </w:t>
        </w:r>
        <w:r>
          <w:fldChar w:fldCharType="begin"/>
        </w:r>
        <w:r>
          <w:instrText>HYPERLINK "https://doi.org/10.1146/annurev.anthro.35.081705.123308" \h</w:instrText>
        </w:r>
        <w:r>
          <w:fldChar w:fldCharType="separate"/>
        </w:r>
        <w:r>
          <w:rPr>
            <w:rStyle w:val="Lienhypertexte"/>
          </w:rPr>
          <w:t>https://doi.org/10.1146/annurev.anthro.35.081705.123308</w:t>
        </w:r>
        <w:r>
          <w:rPr>
            <w:rStyle w:val="Lienhypertexte"/>
          </w:rPr>
          <w:fldChar w:fldCharType="end"/>
        </w:r>
        <w:r>
          <w:t>.</w:t>
        </w:r>
      </w:ins>
    </w:p>
    <w:p w14:paraId="503BB488" w14:textId="77777777" w:rsidR="00B50B46" w:rsidRDefault="00000000">
      <w:pPr>
        <w:pStyle w:val="Titre1"/>
        <w:rPr>
          <w:del w:id="556" w:author="L’auteur" w:date="2026-04-24T09:20:00Z"/>
        </w:rPr>
      </w:pPr>
      <w:bookmarkStart w:id="557" w:name="ref-zhang2025"/>
      <w:bookmarkEnd w:id="554"/>
      <w:ins w:id="558" w:author="L’auteur" w:date="2026-04-24T09:20:00Z">
        <w:r>
          <w:lastRenderedPageBreak/>
          <w:t xml:space="preserve">Zhang, Tong, Luke Gibson, </w:t>
        </w:r>
        <w:proofErr w:type="spellStart"/>
        <w:r>
          <w:t>Jianzhang</w:t>
        </w:r>
        <w:proofErr w:type="spellEnd"/>
        <w:r>
          <w:t xml:space="preserve"> Ma, Rachakonda Sreekar, and David Lindenmayer. 2025. “Global Patterns of Border Protected Areas Reveal Gaps in Transboundary Conservation Efforts.” </w:t>
        </w:r>
        <w:r>
          <w:rPr>
            <w:i/>
            <w:iCs/>
          </w:rPr>
          <w:t>One Earth</w:t>
        </w:r>
        <w:r>
          <w:t xml:space="preserve">. </w:t>
        </w:r>
        <w:r>
          <w:fldChar w:fldCharType="begin"/>
        </w:r>
        <w:r>
          <w:instrText>HYPERLINK "https://doi.org/10.1016/j.oneear.2025.101206" \h</w:instrText>
        </w:r>
        <w:r>
          <w:fldChar w:fldCharType="separate"/>
        </w:r>
        <w:r>
          <w:rPr>
            <w:rStyle w:val="Lienhypertexte"/>
          </w:rPr>
          <w:t>https://doi.org/10.1016/j.oneear.2025.101206</w:t>
        </w:r>
        <w:r>
          <w:rPr>
            <w:rStyle w:val="Lienhypertexte"/>
          </w:rPr>
          <w:fldChar w:fldCharType="end"/>
        </w:r>
        <w:r>
          <w:t>.</w:t>
        </w:r>
      </w:ins>
      <w:bookmarkEnd w:id="417"/>
      <w:bookmarkEnd w:id="557"/>
    </w:p>
    <w:p w14:paraId="1D89A2FE" w14:textId="77777777" w:rsidR="00B50B46" w:rsidRDefault="00000000">
      <w:pPr>
        <w:keepNext/>
        <w:spacing w:after="60"/>
        <w:rPr>
          <w:del w:id="559" w:author="L’auteur" w:date="2026-04-24T09:20:00Z"/>
        </w:rPr>
      </w:pPr>
      <w:del w:id="560" w:author="L’auteur" w:date="2026-04-24T09:20:00Z">
        <w:r>
          <w:rPr>
            <w:rFonts w:ascii="Calibri" w:hAnsi="Calibri"/>
          </w:rPr>
          <w:delText xml:space="preserve">Table </w:delText>
        </w:r>
        <w:r>
          <w:fldChar w:fldCharType="begin"/>
        </w:r>
        <w:r>
          <w:delInstrText xml:space="preserve"> SEQ Table \* ARABIC </w:delInstrText>
        </w:r>
        <w:r>
          <w:fldChar w:fldCharType="separate"/>
        </w:r>
        <w:r w:rsidR="0034305D">
          <w:rPr>
            <w:noProof/>
          </w:rPr>
          <w:delText>2</w:delText>
        </w:r>
        <w:r>
          <w:fldChar w:fldCharType="end"/>
        </w:r>
        <w:r>
          <w:rPr>
            <w:rFonts w:ascii="Calibri" w:hAnsi="Calibri"/>
          </w:rPr>
          <w:delText xml:space="preserve">: </w:delText>
        </w:r>
        <w:r>
          <w:rPr>
            <w:rFonts w:ascii="Calibri" w:hAnsi="Calibri"/>
            <w:color w:val="333333"/>
          </w:rPr>
          <w:delText>PA Coverage and Population Proximity (2000-2020)</w:delText>
        </w:r>
      </w:del>
    </w:p>
    <w:p w14:paraId="443EBF18" w14:textId="77777777" w:rsidR="00B50B46" w:rsidRDefault="00000000">
      <w:pPr>
        <w:keepNext/>
        <w:spacing w:after="60"/>
        <w:rPr>
          <w:del w:id="561" w:author="L’auteur" w:date="2026-04-24T09:20:00Z"/>
        </w:rPr>
      </w:pPr>
      <w:del w:id="562" w:author="L’auteur" w:date="2026-04-24T09:20:00Z">
        <w:r>
          <w:rPr>
            <w:rFonts w:ascii="Calibri" w:hAnsi="Calibri"/>
            <w:color w:val="333333"/>
            <w:sz w:val="20"/>
          </w:rPr>
          <w:delText>Percentage of land and population within and near protected areas</w:delText>
        </w:r>
      </w:del>
    </w:p>
    <w:tbl>
      <w:tblPr>
        <w:tblW w:w="0" w:type="auto"/>
        <w:jc w:val="center"/>
        <w:tblCellMar>
          <w:left w:w="60" w:type="dxa"/>
          <w:right w:w="60" w:type="dxa"/>
        </w:tblCellMar>
        <w:tblLook w:val="0000" w:firstRow="0" w:lastRow="0" w:firstColumn="0" w:lastColumn="0" w:noHBand="0" w:noVBand="0"/>
      </w:tblPr>
      <w:tblGrid>
        <w:gridCol w:w="2078"/>
        <w:gridCol w:w="526"/>
        <w:gridCol w:w="526"/>
        <w:gridCol w:w="564"/>
        <w:gridCol w:w="564"/>
        <w:gridCol w:w="526"/>
        <w:gridCol w:w="526"/>
        <w:gridCol w:w="559"/>
        <w:gridCol w:w="569"/>
        <w:gridCol w:w="545"/>
        <w:gridCol w:w="545"/>
        <w:gridCol w:w="564"/>
        <w:gridCol w:w="564"/>
      </w:tblGrid>
      <w:tr w:rsidR="00B50B46" w14:paraId="596F4D1F" w14:textId="77777777">
        <w:trPr>
          <w:cantSplit/>
          <w:tblHeader/>
          <w:jc w:val="center"/>
          <w:del w:id="563" w:author="L’auteur" w:date="2026-04-24T09:20:00Z"/>
        </w:trPr>
        <w:tc>
          <w:tcPr>
            <w:tcW w:w="0" w:type="auto"/>
            <w:tcBorders>
              <w:top w:val="single" w:sz="16" w:space="0" w:color="D3D3D3"/>
              <w:left w:val="single" w:sz="0" w:space="0" w:color="D3D3D3"/>
            </w:tcBorders>
          </w:tcPr>
          <w:p w14:paraId="3635C6DF" w14:textId="77777777" w:rsidR="00B50B46" w:rsidRDefault="00B50B46">
            <w:pPr>
              <w:keepNext/>
              <w:spacing w:after="60"/>
              <w:rPr>
                <w:del w:id="564" w:author="L’auteur" w:date="2026-04-24T09:20:00Z"/>
              </w:rPr>
            </w:pPr>
          </w:p>
        </w:tc>
        <w:tc>
          <w:tcPr>
            <w:tcW w:w="0" w:type="auto"/>
            <w:gridSpan w:val="4"/>
            <w:tcBorders>
              <w:top w:val="single" w:sz="16" w:space="0" w:color="D3D3D3"/>
              <w:bottom w:val="single" w:sz="16" w:space="0" w:color="D3D3D3"/>
            </w:tcBorders>
          </w:tcPr>
          <w:p w14:paraId="481B39F8" w14:textId="77777777" w:rsidR="00B50B46" w:rsidRDefault="00000000">
            <w:pPr>
              <w:keepNext/>
              <w:spacing w:after="60"/>
              <w:jc w:val="center"/>
              <w:rPr>
                <w:del w:id="565" w:author="L’auteur" w:date="2026-04-24T09:20:00Z"/>
              </w:rPr>
            </w:pPr>
            <w:del w:id="566" w:author="L’auteur" w:date="2026-04-24T09:20:00Z">
              <w:r>
                <w:rPr>
                  <w:rFonts w:ascii="Calibri" w:hAnsi="Calibri"/>
                  <w:sz w:val="20"/>
                </w:rPr>
                <w:delText>% land within (WDPA)</w:delText>
              </w:r>
            </w:del>
          </w:p>
        </w:tc>
        <w:tc>
          <w:tcPr>
            <w:tcW w:w="0" w:type="auto"/>
            <w:gridSpan w:val="4"/>
            <w:tcBorders>
              <w:top w:val="single" w:sz="16" w:space="0" w:color="D3D3D3"/>
              <w:bottom w:val="single" w:sz="16" w:space="0" w:color="D3D3D3"/>
            </w:tcBorders>
          </w:tcPr>
          <w:p w14:paraId="578BBA95" w14:textId="77777777" w:rsidR="00B50B46" w:rsidRDefault="00000000">
            <w:pPr>
              <w:keepNext/>
              <w:spacing w:after="60"/>
              <w:jc w:val="center"/>
              <w:rPr>
                <w:del w:id="567" w:author="L’auteur" w:date="2026-04-24T09:20:00Z"/>
              </w:rPr>
            </w:pPr>
            <w:del w:id="568" w:author="L’auteur" w:date="2026-04-24T09:20:00Z">
              <w:r>
                <w:rPr>
                  <w:rFonts w:ascii="Calibri" w:hAnsi="Calibri"/>
                  <w:sz w:val="20"/>
                </w:rPr>
                <w:delText>% population (GHSL)</w:delText>
              </w:r>
            </w:del>
          </w:p>
        </w:tc>
        <w:tc>
          <w:tcPr>
            <w:tcW w:w="0" w:type="auto"/>
            <w:gridSpan w:val="4"/>
            <w:tcBorders>
              <w:top w:val="single" w:sz="16" w:space="0" w:color="D3D3D3"/>
              <w:bottom w:val="single" w:sz="16" w:space="0" w:color="D3D3D3"/>
              <w:right w:val="single" w:sz="0" w:space="0" w:color="D3D3D3"/>
            </w:tcBorders>
          </w:tcPr>
          <w:p w14:paraId="2681B7A7" w14:textId="77777777" w:rsidR="00B50B46" w:rsidRDefault="00000000">
            <w:pPr>
              <w:keepNext/>
              <w:spacing w:after="60"/>
              <w:jc w:val="center"/>
              <w:rPr>
                <w:del w:id="569" w:author="L’auteur" w:date="2026-04-24T09:20:00Z"/>
              </w:rPr>
            </w:pPr>
            <w:del w:id="570" w:author="L’auteur" w:date="2026-04-24T09:20:00Z">
              <w:r>
                <w:rPr>
                  <w:rFonts w:ascii="Calibri" w:hAnsi="Calibri"/>
                  <w:sz w:val="20"/>
                </w:rPr>
                <w:delText>% population (WorldPop)</w:delText>
              </w:r>
            </w:del>
          </w:p>
        </w:tc>
      </w:tr>
      <w:tr w:rsidR="00B50B46" w14:paraId="6ACEA7FF" w14:textId="77777777">
        <w:trPr>
          <w:cantSplit/>
          <w:tblHeader/>
          <w:jc w:val="center"/>
          <w:del w:id="571" w:author="L’auteur" w:date="2026-04-24T09:20:00Z"/>
        </w:trPr>
        <w:tc>
          <w:tcPr>
            <w:tcW w:w="0" w:type="auto"/>
            <w:tcBorders>
              <w:left w:val="single" w:sz="0" w:space="0" w:color="D3D3D3"/>
            </w:tcBorders>
          </w:tcPr>
          <w:p w14:paraId="1DEE74BB" w14:textId="77777777" w:rsidR="00B50B46" w:rsidRDefault="00B50B46">
            <w:pPr>
              <w:keepNext/>
              <w:spacing w:after="60"/>
              <w:rPr>
                <w:del w:id="572" w:author="L’auteur" w:date="2026-04-24T09:20:00Z"/>
              </w:rPr>
            </w:pPr>
          </w:p>
        </w:tc>
        <w:tc>
          <w:tcPr>
            <w:tcW w:w="0" w:type="auto"/>
            <w:gridSpan w:val="2"/>
            <w:tcBorders>
              <w:bottom w:val="single" w:sz="16" w:space="0" w:color="D3D3D3"/>
            </w:tcBorders>
          </w:tcPr>
          <w:p w14:paraId="6000F4EF" w14:textId="77777777" w:rsidR="00B50B46" w:rsidRDefault="00000000">
            <w:pPr>
              <w:keepNext/>
              <w:spacing w:after="60"/>
              <w:jc w:val="center"/>
              <w:rPr>
                <w:del w:id="573" w:author="L’auteur" w:date="2026-04-24T09:20:00Z"/>
              </w:rPr>
            </w:pPr>
            <w:del w:id="574" w:author="L’auteur" w:date="2026-04-24T09:20:00Z">
              <w:r>
                <w:rPr>
                  <w:rFonts w:ascii="Calibri" w:hAnsi="Calibri"/>
                  <w:sz w:val="20"/>
                </w:rPr>
                <w:delText>within PAs</w:delText>
              </w:r>
            </w:del>
          </w:p>
        </w:tc>
        <w:tc>
          <w:tcPr>
            <w:tcW w:w="0" w:type="auto"/>
            <w:gridSpan w:val="2"/>
            <w:tcBorders>
              <w:bottom w:val="single" w:sz="16" w:space="0" w:color="D3D3D3"/>
            </w:tcBorders>
          </w:tcPr>
          <w:p w14:paraId="1FC16E36" w14:textId="77777777" w:rsidR="00B50B46" w:rsidRDefault="00000000">
            <w:pPr>
              <w:keepNext/>
              <w:spacing w:after="60"/>
              <w:jc w:val="center"/>
              <w:rPr>
                <w:del w:id="575" w:author="L’auteur" w:date="2026-04-24T09:20:00Z"/>
              </w:rPr>
            </w:pPr>
            <w:del w:id="576" w:author="L’auteur" w:date="2026-04-24T09:20:00Z">
              <w:r>
                <w:rPr>
                  <w:rFonts w:ascii="Calibri" w:hAnsi="Calibri"/>
                  <w:sz w:val="20"/>
                </w:rPr>
                <w:delText>10km of PAs</w:delText>
              </w:r>
            </w:del>
          </w:p>
        </w:tc>
        <w:tc>
          <w:tcPr>
            <w:tcW w:w="0" w:type="auto"/>
            <w:gridSpan w:val="2"/>
            <w:tcBorders>
              <w:bottom w:val="single" w:sz="16" w:space="0" w:color="D3D3D3"/>
            </w:tcBorders>
          </w:tcPr>
          <w:p w14:paraId="5AADCAFB" w14:textId="77777777" w:rsidR="00B50B46" w:rsidRDefault="00000000">
            <w:pPr>
              <w:keepNext/>
              <w:spacing w:after="60"/>
              <w:jc w:val="center"/>
              <w:rPr>
                <w:del w:id="577" w:author="L’auteur" w:date="2026-04-24T09:20:00Z"/>
              </w:rPr>
            </w:pPr>
            <w:del w:id="578" w:author="L’auteur" w:date="2026-04-24T09:20:00Z">
              <w:r>
                <w:rPr>
                  <w:rFonts w:ascii="Calibri" w:hAnsi="Calibri"/>
                  <w:sz w:val="20"/>
                </w:rPr>
                <w:delText>within PAs</w:delText>
              </w:r>
            </w:del>
          </w:p>
        </w:tc>
        <w:tc>
          <w:tcPr>
            <w:tcW w:w="0" w:type="auto"/>
            <w:gridSpan w:val="2"/>
            <w:tcBorders>
              <w:bottom w:val="single" w:sz="16" w:space="0" w:color="D3D3D3"/>
            </w:tcBorders>
          </w:tcPr>
          <w:p w14:paraId="5850F652" w14:textId="77777777" w:rsidR="00B50B46" w:rsidRDefault="00000000">
            <w:pPr>
              <w:keepNext/>
              <w:spacing w:after="60"/>
              <w:jc w:val="center"/>
              <w:rPr>
                <w:del w:id="579" w:author="L’auteur" w:date="2026-04-24T09:20:00Z"/>
              </w:rPr>
            </w:pPr>
            <w:del w:id="580" w:author="L’auteur" w:date="2026-04-24T09:20:00Z">
              <w:r>
                <w:rPr>
                  <w:rFonts w:ascii="Calibri" w:hAnsi="Calibri"/>
                  <w:sz w:val="20"/>
                </w:rPr>
                <w:delText>10km of PAs</w:delText>
              </w:r>
            </w:del>
          </w:p>
        </w:tc>
        <w:tc>
          <w:tcPr>
            <w:tcW w:w="0" w:type="auto"/>
            <w:gridSpan w:val="2"/>
            <w:tcBorders>
              <w:bottom w:val="single" w:sz="16" w:space="0" w:color="D3D3D3"/>
            </w:tcBorders>
          </w:tcPr>
          <w:p w14:paraId="35067A49" w14:textId="77777777" w:rsidR="00B50B46" w:rsidRDefault="00000000">
            <w:pPr>
              <w:keepNext/>
              <w:spacing w:after="60"/>
              <w:jc w:val="center"/>
              <w:rPr>
                <w:del w:id="581" w:author="L’auteur" w:date="2026-04-24T09:20:00Z"/>
              </w:rPr>
            </w:pPr>
            <w:del w:id="582" w:author="L’auteur" w:date="2026-04-24T09:20:00Z">
              <w:r>
                <w:rPr>
                  <w:rFonts w:ascii="Calibri" w:hAnsi="Calibri"/>
                  <w:sz w:val="20"/>
                </w:rPr>
                <w:delText>within PAs</w:delText>
              </w:r>
            </w:del>
          </w:p>
        </w:tc>
        <w:tc>
          <w:tcPr>
            <w:tcW w:w="0" w:type="auto"/>
            <w:gridSpan w:val="2"/>
            <w:tcBorders>
              <w:bottom w:val="single" w:sz="16" w:space="0" w:color="D3D3D3"/>
              <w:right w:val="single" w:sz="0" w:space="0" w:color="D3D3D3"/>
            </w:tcBorders>
          </w:tcPr>
          <w:p w14:paraId="548E1BD5" w14:textId="77777777" w:rsidR="00B50B46" w:rsidRDefault="00000000">
            <w:pPr>
              <w:keepNext/>
              <w:spacing w:after="60"/>
              <w:jc w:val="center"/>
              <w:rPr>
                <w:del w:id="583" w:author="L’auteur" w:date="2026-04-24T09:20:00Z"/>
              </w:rPr>
            </w:pPr>
            <w:del w:id="584" w:author="L’auteur" w:date="2026-04-24T09:20:00Z">
              <w:r>
                <w:rPr>
                  <w:rFonts w:ascii="Calibri" w:hAnsi="Calibri"/>
                  <w:sz w:val="20"/>
                </w:rPr>
                <w:delText>10km of PAs</w:delText>
              </w:r>
            </w:del>
          </w:p>
        </w:tc>
      </w:tr>
      <w:tr w:rsidR="00B50B46" w14:paraId="2E078358" w14:textId="77777777">
        <w:trPr>
          <w:cantSplit/>
          <w:tblHeader/>
          <w:jc w:val="center"/>
          <w:del w:id="585" w:author="L’auteur" w:date="2026-04-24T09:20:00Z"/>
        </w:trPr>
        <w:tc>
          <w:tcPr>
            <w:tcW w:w="0" w:type="auto"/>
            <w:tcBorders>
              <w:left w:val="single" w:sz="0" w:space="0" w:color="D3D3D3"/>
              <w:bottom w:val="single" w:sz="16" w:space="0" w:color="D3D3D3"/>
            </w:tcBorders>
          </w:tcPr>
          <w:p w14:paraId="150FD7E0" w14:textId="77777777" w:rsidR="00B50B46" w:rsidRDefault="00000000">
            <w:pPr>
              <w:keepNext/>
              <w:spacing w:after="60"/>
              <w:jc w:val="center"/>
              <w:rPr>
                <w:del w:id="586" w:author="L’auteur" w:date="2026-04-24T09:20:00Z"/>
              </w:rPr>
            </w:pPr>
            <w:del w:id="587" w:author="L’auteur" w:date="2026-04-24T09:20:00Z">
              <w:r>
                <w:rPr>
                  <w:rFonts w:ascii="Calibri" w:hAnsi="Calibri"/>
                  <w:sz w:val="20"/>
                </w:rPr>
                <w:delText>Country</w:delText>
              </w:r>
            </w:del>
          </w:p>
        </w:tc>
        <w:tc>
          <w:tcPr>
            <w:tcW w:w="0" w:type="auto"/>
            <w:tcBorders>
              <w:bottom w:val="single" w:sz="16" w:space="0" w:color="D3D3D3"/>
            </w:tcBorders>
          </w:tcPr>
          <w:p w14:paraId="1BD97821" w14:textId="77777777" w:rsidR="00B50B46" w:rsidRDefault="00000000">
            <w:pPr>
              <w:keepNext/>
              <w:spacing w:after="60"/>
              <w:jc w:val="center"/>
              <w:rPr>
                <w:del w:id="588" w:author="L’auteur" w:date="2026-04-24T09:20:00Z"/>
              </w:rPr>
            </w:pPr>
            <w:del w:id="589" w:author="L’auteur" w:date="2026-04-24T09:20:00Z">
              <w:r>
                <w:rPr>
                  <w:rFonts w:ascii="Calibri" w:hAnsi="Calibri"/>
                  <w:sz w:val="20"/>
                </w:rPr>
                <w:delText>2000</w:delText>
              </w:r>
            </w:del>
          </w:p>
        </w:tc>
        <w:tc>
          <w:tcPr>
            <w:tcW w:w="0" w:type="auto"/>
            <w:tcBorders>
              <w:bottom w:val="single" w:sz="16" w:space="0" w:color="D3D3D3"/>
            </w:tcBorders>
          </w:tcPr>
          <w:p w14:paraId="00E255F8" w14:textId="77777777" w:rsidR="00B50B46" w:rsidRDefault="00000000">
            <w:pPr>
              <w:keepNext/>
              <w:spacing w:after="60"/>
              <w:jc w:val="center"/>
              <w:rPr>
                <w:del w:id="590" w:author="L’auteur" w:date="2026-04-24T09:20:00Z"/>
              </w:rPr>
            </w:pPr>
            <w:del w:id="591" w:author="L’auteur" w:date="2026-04-24T09:20:00Z">
              <w:r>
                <w:rPr>
                  <w:rFonts w:ascii="Calibri" w:hAnsi="Calibri"/>
                  <w:sz w:val="20"/>
                </w:rPr>
                <w:delText>2020</w:delText>
              </w:r>
            </w:del>
          </w:p>
        </w:tc>
        <w:tc>
          <w:tcPr>
            <w:tcW w:w="0" w:type="auto"/>
            <w:tcBorders>
              <w:bottom w:val="single" w:sz="16" w:space="0" w:color="D3D3D3"/>
            </w:tcBorders>
          </w:tcPr>
          <w:p w14:paraId="0608C59E" w14:textId="77777777" w:rsidR="00B50B46" w:rsidRDefault="00000000">
            <w:pPr>
              <w:keepNext/>
              <w:spacing w:after="60"/>
              <w:jc w:val="center"/>
              <w:rPr>
                <w:del w:id="592" w:author="L’auteur" w:date="2026-04-24T09:20:00Z"/>
              </w:rPr>
            </w:pPr>
            <w:del w:id="593" w:author="L’auteur" w:date="2026-04-24T09:20:00Z">
              <w:r>
                <w:rPr>
                  <w:rFonts w:ascii="Calibri" w:hAnsi="Calibri"/>
                  <w:sz w:val="20"/>
                </w:rPr>
                <w:delText>2000</w:delText>
              </w:r>
            </w:del>
          </w:p>
        </w:tc>
        <w:tc>
          <w:tcPr>
            <w:tcW w:w="0" w:type="auto"/>
            <w:tcBorders>
              <w:bottom w:val="single" w:sz="16" w:space="0" w:color="D3D3D3"/>
            </w:tcBorders>
          </w:tcPr>
          <w:p w14:paraId="1991EC8F" w14:textId="77777777" w:rsidR="00B50B46" w:rsidRDefault="00000000">
            <w:pPr>
              <w:keepNext/>
              <w:spacing w:after="60"/>
              <w:jc w:val="center"/>
              <w:rPr>
                <w:del w:id="594" w:author="L’auteur" w:date="2026-04-24T09:20:00Z"/>
              </w:rPr>
            </w:pPr>
            <w:del w:id="595" w:author="L’auteur" w:date="2026-04-24T09:20:00Z">
              <w:r>
                <w:rPr>
                  <w:rFonts w:ascii="Calibri" w:hAnsi="Calibri"/>
                  <w:sz w:val="20"/>
                </w:rPr>
                <w:delText>2020</w:delText>
              </w:r>
            </w:del>
          </w:p>
        </w:tc>
        <w:tc>
          <w:tcPr>
            <w:tcW w:w="0" w:type="auto"/>
            <w:tcBorders>
              <w:bottom w:val="single" w:sz="16" w:space="0" w:color="D3D3D3"/>
            </w:tcBorders>
          </w:tcPr>
          <w:p w14:paraId="0E2CE4BB" w14:textId="77777777" w:rsidR="00B50B46" w:rsidRDefault="00000000">
            <w:pPr>
              <w:keepNext/>
              <w:spacing w:after="60"/>
              <w:jc w:val="center"/>
              <w:rPr>
                <w:del w:id="596" w:author="L’auteur" w:date="2026-04-24T09:20:00Z"/>
              </w:rPr>
            </w:pPr>
            <w:del w:id="597" w:author="L’auteur" w:date="2026-04-24T09:20:00Z">
              <w:r>
                <w:rPr>
                  <w:rFonts w:ascii="Calibri" w:hAnsi="Calibri"/>
                  <w:sz w:val="20"/>
                </w:rPr>
                <w:delText>2000</w:delText>
              </w:r>
            </w:del>
          </w:p>
        </w:tc>
        <w:tc>
          <w:tcPr>
            <w:tcW w:w="0" w:type="auto"/>
            <w:tcBorders>
              <w:bottom w:val="single" w:sz="16" w:space="0" w:color="D3D3D3"/>
            </w:tcBorders>
          </w:tcPr>
          <w:p w14:paraId="6B4F85AC" w14:textId="77777777" w:rsidR="00B50B46" w:rsidRDefault="00000000">
            <w:pPr>
              <w:keepNext/>
              <w:spacing w:after="60"/>
              <w:jc w:val="center"/>
              <w:rPr>
                <w:del w:id="598" w:author="L’auteur" w:date="2026-04-24T09:20:00Z"/>
              </w:rPr>
            </w:pPr>
            <w:del w:id="599" w:author="L’auteur" w:date="2026-04-24T09:20:00Z">
              <w:r>
                <w:rPr>
                  <w:rFonts w:ascii="Calibri" w:hAnsi="Calibri"/>
                  <w:sz w:val="20"/>
                </w:rPr>
                <w:delText>2020</w:delText>
              </w:r>
            </w:del>
          </w:p>
        </w:tc>
        <w:tc>
          <w:tcPr>
            <w:tcW w:w="0" w:type="auto"/>
            <w:tcBorders>
              <w:bottom w:val="single" w:sz="16" w:space="0" w:color="D3D3D3"/>
            </w:tcBorders>
          </w:tcPr>
          <w:p w14:paraId="64C7FC2B" w14:textId="77777777" w:rsidR="00B50B46" w:rsidRDefault="00000000">
            <w:pPr>
              <w:keepNext/>
              <w:spacing w:after="60"/>
              <w:jc w:val="center"/>
              <w:rPr>
                <w:del w:id="600" w:author="L’auteur" w:date="2026-04-24T09:20:00Z"/>
              </w:rPr>
            </w:pPr>
            <w:del w:id="601" w:author="L’auteur" w:date="2026-04-24T09:20:00Z">
              <w:r>
                <w:rPr>
                  <w:rFonts w:ascii="Calibri" w:hAnsi="Calibri"/>
                  <w:sz w:val="20"/>
                </w:rPr>
                <w:delText>2000</w:delText>
              </w:r>
            </w:del>
          </w:p>
        </w:tc>
        <w:tc>
          <w:tcPr>
            <w:tcW w:w="0" w:type="auto"/>
            <w:tcBorders>
              <w:bottom w:val="single" w:sz="16" w:space="0" w:color="D3D3D3"/>
            </w:tcBorders>
          </w:tcPr>
          <w:p w14:paraId="6721E432" w14:textId="77777777" w:rsidR="00B50B46" w:rsidRDefault="00000000">
            <w:pPr>
              <w:keepNext/>
              <w:spacing w:after="60"/>
              <w:jc w:val="center"/>
              <w:rPr>
                <w:del w:id="602" w:author="L’auteur" w:date="2026-04-24T09:20:00Z"/>
              </w:rPr>
            </w:pPr>
            <w:del w:id="603" w:author="L’auteur" w:date="2026-04-24T09:20:00Z">
              <w:r>
                <w:rPr>
                  <w:rFonts w:ascii="Calibri" w:hAnsi="Calibri"/>
                  <w:sz w:val="20"/>
                </w:rPr>
                <w:delText>2020</w:delText>
              </w:r>
            </w:del>
          </w:p>
        </w:tc>
        <w:tc>
          <w:tcPr>
            <w:tcW w:w="0" w:type="auto"/>
            <w:tcBorders>
              <w:bottom w:val="single" w:sz="16" w:space="0" w:color="D3D3D3"/>
            </w:tcBorders>
          </w:tcPr>
          <w:p w14:paraId="1A3C458E" w14:textId="77777777" w:rsidR="00B50B46" w:rsidRDefault="00000000">
            <w:pPr>
              <w:keepNext/>
              <w:spacing w:after="60"/>
              <w:jc w:val="center"/>
              <w:rPr>
                <w:del w:id="604" w:author="L’auteur" w:date="2026-04-24T09:20:00Z"/>
              </w:rPr>
            </w:pPr>
            <w:del w:id="605" w:author="L’auteur" w:date="2026-04-24T09:20:00Z">
              <w:r>
                <w:rPr>
                  <w:rFonts w:ascii="Calibri" w:hAnsi="Calibri"/>
                  <w:sz w:val="20"/>
                </w:rPr>
                <w:delText>2000</w:delText>
              </w:r>
            </w:del>
          </w:p>
        </w:tc>
        <w:tc>
          <w:tcPr>
            <w:tcW w:w="0" w:type="auto"/>
            <w:tcBorders>
              <w:bottom w:val="single" w:sz="16" w:space="0" w:color="D3D3D3"/>
            </w:tcBorders>
          </w:tcPr>
          <w:p w14:paraId="154527F0" w14:textId="77777777" w:rsidR="00B50B46" w:rsidRDefault="00000000">
            <w:pPr>
              <w:keepNext/>
              <w:spacing w:after="60"/>
              <w:jc w:val="center"/>
              <w:rPr>
                <w:del w:id="606" w:author="L’auteur" w:date="2026-04-24T09:20:00Z"/>
              </w:rPr>
            </w:pPr>
            <w:del w:id="607" w:author="L’auteur" w:date="2026-04-24T09:20:00Z">
              <w:r>
                <w:rPr>
                  <w:rFonts w:ascii="Calibri" w:hAnsi="Calibri"/>
                  <w:sz w:val="20"/>
                </w:rPr>
                <w:delText>2020</w:delText>
              </w:r>
            </w:del>
          </w:p>
        </w:tc>
        <w:tc>
          <w:tcPr>
            <w:tcW w:w="0" w:type="auto"/>
            <w:tcBorders>
              <w:bottom w:val="single" w:sz="16" w:space="0" w:color="D3D3D3"/>
            </w:tcBorders>
          </w:tcPr>
          <w:p w14:paraId="1919E361" w14:textId="77777777" w:rsidR="00B50B46" w:rsidRDefault="00000000">
            <w:pPr>
              <w:keepNext/>
              <w:spacing w:after="60"/>
              <w:jc w:val="center"/>
              <w:rPr>
                <w:del w:id="608" w:author="L’auteur" w:date="2026-04-24T09:20:00Z"/>
              </w:rPr>
            </w:pPr>
            <w:del w:id="609" w:author="L’auteur" w:date="2026-04-24T09:20:00Z">
              <w:r>
                <w:rPr>
                  <w:rFonts w:ascii="Calibri" w:hAnsi="Calibri"/>
                  <w:sz w:val="20"/>
                </w:rPr>
                <w:delText>2000</w:delText>
              </w:r>
            </w:del>
          </w:p>
        </w:tc>
        <w:tc>
          <w:tcPr>
            <w:tcW w:w="0" w:type="auto"/>
            <w:tcBorders>
              <w:bottom w:val="single" w:sz="16" w:space="0" w:color="D3D3D3"/>
              <w:right w:val="single" w:sz="0" w:space="0" w:color="D3D3D3"/>
            </w:tcBorders>
          </w:tcPr>
          <w:p w14:paraId="1134B4C4" w14:textId="77777777" w:rsidR="00B50B46" w:rsidRDefault="00000000">
            <w:pPr>
              <w:keepNext/>
              <w:spacing w:after="60"/>
              <w:jc w:val="center"/>
              <w:rPr>
                <w:del w:id="610" w:author="L’auteur" w:date="2026-04-24T09:20:00Z"/>
              </w:rPr>
            </w:pPr>
            <w:del w:id="611" w:author="L’auteur" w:date="2026-04-24T09:20:00Z">
              <w:r>
                <w:rPr>
                  <w:rFonts w:ascii="Calibri" w:hAnsi="Calibri"/>
                  <w:sz w:val="20"/>
                </w:rPr>
                <w:delText>2020</w:delText>
              </w:r>
            </w:del>
          </w:p>
        </w:tc>
      </w:tr>
      <w:tr w:rsidR="00B50B46" w14:paraId="48BDF1EF" w14:textId="77777777">
        <w:trPr>
          <w:cantSplit/>
          <w:jc w:val="center"/>
          <w:del w:id="61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71468D06" w14:textId="77777777" w:rsidR="00B50B46" w:rsidRDefault="00000000">
            <w:pPr>
              <w:keepNext/>
              <w:spacing w:after="60"/>
              <w:jc w:val="center"/>
              <w:rPr>
                <w:del w:id="613" w:author="L’auteur" w:date="2026-04-24T09:20:00Z"/>
              </w:rPr>
            </w:pPr>
            <w:del w:id="614" w:author="L’auteur" w:date="2026-04-24T09:20:00Z">
              <w:r>
                <w:rPr>
                  <w:rFonts w:ascii="Calibri" w:hAnsi="Calibri"/>
                  <w:b/>
                  <w:sz w:val="20"/>
                </w:rPr>
                <w:delText>Total</w:delText>
              </w:r>
            </w:del>
          </w:p>
        </w:tc>
        <w:tc>
          <w:tcPr>
            <w:tcW w:w="0" w:type="auto"/>
            <w:tcBorders>
              <w:top w:val="single" w:sz="0" w:space="0" w:color="D3D3D3"/>
              <w:left w:val="single" w:sz="0" w:space="0" w:color="D3D3D3"/>
              <w:bottom w:val="single" w:sz="0" w:space="0" w:color="D3D3D3"/>
              <w:right w:val="single" w:sz="0" w:space="0" w:color="D3D3D3"/>
            </w:tcBorders>
          </w:tcPr>
          <w:p w14:paraId="3A9D1904" w14:textId="77777777" w:rsidR="00B50B46" w:rsidRDefault="00000000">
            <w:pPr>
              <w:keepNext/>
              <w:spacing w:after="60"/>
              <w:jc w:val="center"/>
              <w:rPr>
                <w:del w:id="615" w:author="L’auteur" w:date="2026-04-24T09:20:00Z"/>
              </w:rPr>
            </w:pPr>
            <w:del w:id="616" w:author="L’auteur" w:date="2026-04-24T09:20:00Z">
              <w:r>
                <w:rPr>
                  <w:rFonts w:ascii="Calibri" w:hAnsi="Calibri"/>
                  <w:b/>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37D56F6B" w14:textId="77777777" w:rsidR="00B50B46" w:rsidRDefault="00000000">
            <w:pPr>
              <w:keepNext/>
              <w:spacing w:after="60"/>
              <w:jc w:val="center"/>
              <w:rPr>
                <w:del w:id="617" w:author="L’auteur" w:date="2026-04-24T09:20:00Z"/>
              </w:rPr>
            </w:pPr>
            <w:del w:id="618" w:author="L’auteur" w:date="2026-04-24T09:20:00Z">
              <w:r>
                <w:rPr>
                  <w:rFonts w:ascii="Calibri" w:hAnsi="Calibri"/>
                  <w:b/>
                  <w:sz w:val="20"/>
                </w:rPr>
                <w:delText>12.9</w:delText>
              </w:r>
            </w:del>
          </w:p>
        </w:tc>
        <w:tc>
          <w:tcPr>
            <w:tcW w:w="0" w:type="auto"/>
            <w:tcBorders>
              <w:top w:val="single" w:sz="0" w:space="0" w:color="D3D3D3"/>
              <w:left w:val="single" w:sz="0" w:space="0" w:color="D3D3D3"/>
              <w:bottom w:val="single" w:sz="0" w:space="0" w:color="D3D3D3"/>
              <w:right w:val="single" w:sz="0" w:space="0" w:color="D3D3D3"/>
            </w:tcBorders>
          </w:tcPr>
          <w:p w14:paraId="122021DB" w14:textId="77777777" w:rsidR="00B50B46" w:rsidRDefault="00000000">
            <w:pPr>
              <w:keepNext/>
              <w:spacing w:after="60"/>
              <w:jc w:val="center"/>
              <w:rPr>
                <w:del w:id="619" w:author="L’auteur" w:date="2026-04-24T09:20:00Z"/>
              </w:rPr>
            </w:pPr>
            <w:del w:id="620" w:author="L’auteur" w:date="2026-04-24T09:20:00Z">
              <w:r>
                <w:rPr>
                  <w:rFonts w:ascii="Calibri" w:hAnsi="Calibri"/>
                  <w:b/>
                  <w:sz w:val="20"/>
                </w:rPr>
                <w:delText>21.0</w:delText>
              </w:r>
            </w:del>
          </w:p>
        </w:tc>
        <w:tc>
          <w:tcPr>
            <w:tcW w:w="0" w:type="auto"/>
            <w:tcBorders>
              <w:top w:val="single" w:sz="0" w:space="0" w:color="D3D3D3"/>
              <w:left w:val="single" w:sz="0" w:space="0" w:color="D3D3D3"/>
              <w:bottom w:val="single" w:sz="0" w:space="0" w:color="D3D3D3"/>
              <w:right w:val="single" w:sz="0" w:space="0" w:color="D3D3D3"/>
            </w:tcBorders>
          </w:tcPr>
          <w:p w14:paraId="75BF9B0F" w14:textId="77777777" w:rsidR="00B50B46" w:rsidRDefault="00000000">
            <w:pPr>
              <w:keepNext/>
              <w:spacing w:after="60"/>
              <w:jc w:val="center"/>
              <w:rPr>
                <w:del w:id="621" w:author="L’auteur" w:date="2026-04-24T09:20:00Z"/>
              </w:rPr>
            </w:pPr>
            <w:del w:id="622" w:author="L’auteur" w:date="2026-04-24T09:20:00Z">
              <w:r>
                <w:rPr>
                  <w:rFonts w:ascii="Calibri" w:hAnsi="Calibri"/>
                  <w:b/>
                  <w:sz w:val="20"/>
                </w:rPr>
                <w:delText>27.2</w:delText>
              </w:r>
            </w:del>
          </w:p>
        </w:tc>
        <w:tc>
          <w:tcPr>
            <w:tcW w:w="0" w:type="auto"/>
            <w:tcBorders>
              <w:top w:val="single" w:sz="0" w:space="0" w:color="D3D3D3"/>
              <w:left w:val="single" w:sz="0" w:space="0" w:color="D3D3D3"/>
              <w:bottom w:val="single" w:sz="0" w:space="0" w:color="D3D3D3"/>
              <w:right w:val="single" w:sz="0" w:space="0" w:color="D3D3D3"/>
            </w:tcBorders>
          </w:tcPr>
          <w:p w14:paraId="52AC79BF" w14:textId="77777777" w:rsidR="00B50B46" w:rsidRDefault="00000000">
            <w:pPr>
              <w:keepNext/>
              <w:spacing w:after="60"/>
              <w:jc w:val="center"/>
              <w:rPr>
                <w:del w:id="623" w:author="L’auteur" w:date="2026-04-24T09:20:00Z"/>
              </w:rPr>
            </w:pPr>
            <w:del w:id="624" w:author="L’auteur" w:date="2026-04-24T09:20:00Z">
              <w:r>
                <w:rPr>
                  <w:rFonts w:ascii="Calibri" w:hAnsi="Calibri"/>
                  <w:b/>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3DC7726C" w14:textId="77777777" w:rsidR="00B50B46" w:rsidRDefault="00000000">
            <w:pPr>
              <w:keepNext/>
              <w:spacing w:after="60"/>
              <w:jc w:val="center"/>
              <w:rPr>
                <w:del w:id="625" w:author="L’auteur" w:date="2026-04-24T09:20:00Z"/>
              </w:rPr>
            </w:pPr>
            <w:del w:id="626" w:author="L’auteur" w:date="2026-04-24T09:20:00Z">
              <w:r>
                <w:rPr>
                  <w:rFonts w:ascii="Calibri" w:hAnsi="Calibri"/>
                  <w:b/>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277D7180" w14:textId="77777777" w:rsidR="00B50B46" w:rsidRDefault="00000000">
            <w:pPr>
              <w:keepNext/>
              <w:spacing w:after="60"/>
              <w:jc w:val="center"/>
              <w:rPr>
                <w:del w:id="627" w:author="L’auteur" w:date="2026-04-24T09:20:00Z"/>
              </w:rPr>
            </w:pPr>
            <w:del w:id="628" w:author="L’auteur" w:date="2026-04-24T09:20:00Z">
              <w:r>
                <w:rPr>
                  <w:rFonts w:ascii="Calibri" w:hAnsi="Calibri"/>
                  <w:b/>
                  <w:sz w:val="20"/>
                </w:rPr>
                <w:delText>16.4</w:delText>
              </w:r>
            </w:del>
          </w:p>
        </w:tc>
        <w:tc>
          <w:tcPr>
            <w:tcW w:w="0" w:type="auto"/>
            <w:tcBorders>
              <w:top w:val="single" w:sz="0" w:space="0" w:color="D3D3D3"/>
              <w:left w:val="single" w:sz="0" w:space="0" w:color="D3D3D3"/>
              <w:bottom w:val="single" w:sz="0" w:space="0" w:color="D3D3D3"/>
              <w:right w:val="single" w:sz="0" w:space="0" w:color="D3D3D3"/>
            </w:tcBorders>
          </w:tcPr>
          <w:p w14:paraId="1278144B" w14:textId="77777777" w:rsidR="00B50B46" w:rsidRDefault="00000000">
            <w:pPr>
              <w:keepNext/>
              <w:spacing w:after="60"/>
              <w:jc w:val="center"/>
              <w:rPr>
                <w:del w:id="629" w:author="L’auteur" w:date="2026-04-24T09:20:00Z"/>
              </w:rPr>
            </w:pPr>
            <w:del w:id="630" w:author="L’auteur" w:date="2026-04-24T09:20:00Z">
              <w:r>
                <w:rPr>
                  <w:rFonts w:ascii="Calibri" w:hAnsi="Calibri"/>
                  <w:b/>
                  <w:sz w:val="20"/>
                </w:rPr>
                <w:delText>21.8</w:delText>
              </w:r>
            </w:del>
          </w:p>
        </w:tc>
        <w:tc>
          <w:tcPr>
            <w:tcW w:w="0" w:type="auto"/>
            <w:tcBorders>
              <w:top w:val="single" w:sz="0" w:space="0" w:color="D3D3D3"/>
              <w:left w:val="single" w:sz="0" w:space="0" w:color="D3D3D3"/>
              <w:bottom w:val="single" w:sz="0" w:space="0" w:color="D3D3D3"/>
              <w:right w:val="single" w:sz="0" w:space="0" w:color="D3D3D3"/>
            </w:tcBorders>
          </w:tcPr>
          <w:p w14:paraId="23AF3E17" w14:textId="77777777" w:rsidR="00B50B46" w:rsidRDefault="00000000">
            <w:pPr>
              <w:keepNext/>
              <w:spacing w:after="60"/>
              <w:jc w:val="center"/>
              <w:rPr>
                <w:del w:id="631" w:author="L’auteur" w:date="2026-04-24T09:20:00Z"/>
              </w:rPr>
            </w:pPr>
            <w:del w:id="632" w:author="L’auteur" w:date="2026-04-24T09:20:00Z">
              <w:r>
                <w:rPr>
                  <w:rFonts w:ascii="Calibri" w:hAnsi="Calibri"/>
                  <w:b/>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14EDBEB7" w14:textId="77777777" w:rsidR="00B50B46" w:rsidRDefault="00000000">
            <w:pPr>
              <w:keepNext/>
              <w:spacing w:after="60"/>
              <w:jc w:val="center"/>
              <w:rPr>
                <w:del w:id="633" w:author="L’auteur" w:date="2026-04-24T09:20:00Z"/>
              </w:rPr>
            </w:pPr>
            <w:del w:id="634" w:author="L’auteur" w:date="2026-04-24T09:20:00Z">
              <w:r>
                <w:rPr>
                  <w:rFonts w:ascii="Calibri" w:hAnsi="Calibri"/>
                  <w:b/>
                  <w:sz w:val="20"/>
                </w:rPr>
                <w:delText>2.7</w:delText>
              </w:r>
            </w:del>
          </w:p>
        </w:tc>
        <w:tc>
          <w:tcPr>
            <w:tcW w:w="0" w:type="auto"/>
            <w:tcBorders>
              <w:top w:val="single" w:sz="0" w:space="0" w:color="D3D3D3"/>
              <w:left w:val="single" w:sz="0" w:space="0" w:color="D3D3D3"/>
              <w:bottom w:val="single" w:sz="0" w:space="0" w:color="D3D3D3"/>
              <w:right w:val="single" w:sz="0" w:space="0" w:color="D3D3D3"/>
            </w:tcBorders>
          </w:tcPr>
          <w:p w14:paraId="7FBA3B75" w14:textId="77777777" w:rsidR="00B50B46" w:rsidRDefault="00000000">
            <w:pPr>
              <w:keepNext/>
              <w:spacing w:after="60"/>
              <w:jc w:val="center"/>
              <w:rPr>
                <w:del w:id="635" w:author="L’auteur" w:date="2026-04-24T09:20:00Z"/>
              </w:rPr>
            </w:pPr>
            <w:del w:id="636" w:author="L’auteur" w:date="2026-04-24T09:20:00Z">
              <w:r>
                <w:rPr>
                  <w:rFonts w:ascii="Calibri" w:hAnsi="Calibri"/>
                  <w:b/>
                  <w:sz w:val="20"/>
                </w:rPr>
                <w:delText>16.2</w:delText>
              </w:r>
            </w:del>
          </w:p>
        </w:tc>
        <w:tc>
          <w:tcPr>
            <w:tcW w:w="0" w:type="auto"/>
            <w:tcBorders>
              <w:top w:val="single" w:sz="0" w:space="0" w:color="D3D3D3"/>
              <w:left w:val="single" w:sz="0" w:space="0" w:color="D3D3D3"/>
              <w:bottom w:val="single" w:sz="0" w:space="0" w:color="D3D3D3"/>
              <w:right w:val="single" w:sz="0" w:space="0" w:color="D3D3D3"/>
            </w:tcBorders>
          </w:tcPr>
          <w:p w14:paraId="2687F490" w14:textId="77777777" w:rsidR="00B50B46" w:rsidRDefault="00000000">
            <w:pPr>
              <w:keepNext/>
              <w:spacing w:after="60"/>
              <w:jc w:val="center"/>
              <w:rPr>
                <w:del w:id="637" w:author="L’auteur" w:date="2026-04-24T09:20:00Z"/>
              </w:rPr>
            </w:pPr>
            <w:del w:id="638" w:author="L’auteur" w:date="2026-04-24T09:20:00Z">
              <w:r>
                <w:rPr>
                  <w:rFonts w:ascii="Calibri" w:hAnsi="Calibri"/>
                  <w:b/>
                  <w:sz w:val="20"/>
                </w:rPr>
                <w:delText>21.8</w:delText>
              </w:r>
            </w:del>
          </w:p>
        </w:tc>
      </w:tr>
      <w:tr w:rsidR="00B50B46" w14:paraId="4C3148DD" w14:textId="77777777">
        <w:trPr>
          <w:cantSplit/>
          <w:jc w:val="center"/>
          <w:del w:id="63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9F72B73" w14:textId="77777777" w:rsidR="00B50B46" w:rsidRDefault="00000000">
            <w:pPr>
              <w:keepNext/>
              <w:spacing w:after="60"/>
              <w:jc w:val="center"/>
              <w:rPr>
                <w:del w:id="640" w:author="L’auteur" w:date="2026-04-24T09:20:00Z"/>
              </w:rPr>
            </w:pPr>
            <w:del w:id="641" w:author="L’auteur" w:date="2026-04-24T09:20:00Z">
              <w:r>
                <w:rPr>
                  <w:rFonts w:ascii="Calibri" w:hAnsi="Calibri"/>
                  <w:b/>
                  <w:sz w:val="20"/>
                </w:rPr>
                <w:delText>Total without India</w:delText>
              </w:r>
            </w:del>
          </w:p>
        </w:tc>
        <w:tc>
          <w:tcPr>
            <w:tcW w:w="0" w:type="auto"/>
            <w:tcBorders>
              <w:top w:val="single" w:sz="0" w:space="0" w:color="D3D3D3"/>
              <w:left w:val="single" w:sz="0" w:space="0" w:color="D3D3D3"/>
              <w:bottom w:val="single" w:sz="0" w:space="0" w:color="D3D3D3"/>
              <w:right w:val="single" w:sz="0" w:space="0" w:color="D3D3D3"/>
            </w:tcBorders>
          </w:tcPr>
          <w:p w14:paraId="5A4ABB82" w14:textId="77777777" w:rsidR="00B50B46" w:rsidRDefault="00000000">
            <w:pPr>
              <w:keepNext/>
              <w:spacing w:after="60"/>
              <w:jc w:val="center"/>
              <w:rPr>
                <w:del w:id="642" w:author="L’auteur" w:date="2026-04-24T09:20:00Z"/>
              </w:rPr>
            </w:pPr>
            <w:del w:id="643" w:author="L’auteur" w:date="2026-04-24T09:20:00Z">
              <w:r>
                <w:rPr>
                  <w:rFonts w:ascii="Calibri" w:hAnsi="Calibri"/>
                  <w:b/>
                  <w:sz w:val="20"/>
                </w:rPr>
                <w:delText>10.2</w:delText>
              </w:r>
            </w:del>
          </w:p>
        </w:tc>
        <w:tc>
          <w:tcPr>
            <w:tcW w:w="0" w:type="auto"/>
            <w:tcBorders>
              <w:top w:val="single" w:sz="0" w:space="0" w:color="D3D3D3"/>
              <w:left w:val="single" w:sz="0" w:space="0" w:color="D3D3D3"/>
              <w:bottom w:val="single" w:sz="0" w:space="0" w:color="D3D3D3"/>
              <w:right w:val="single" w:sz="0" w:space="0" w:color="D3D3D3"/>
            </w:tcBorders>
          </w:tcPr>
          <w:p w14:paraId="0008572D" w14:textId="77777777" w:rsidR="00B50B46" w:rsidRDefault="00000000">
            <w:pPr>
              <w:keepNext/>
              <w:spacing w:after="60"/>
              <w:jc w:val="center"/>
              <w:rPr>
                <w:del w:id="644" w:author="L’auteur" w:date="2026-04-24T09:20:00Z"/>
              </w:rPr>
            </w:pPr>
            <w:del w:id="645" w:author="L’auteur" w:date="2026-04-24T09:20:00Z">
              <w:r>
                <w:rPr>
                  <w:rFonts w:ascii="Calibri" w:hAnsi="Calibri"/>
                  <w:b/>
                  <w:sz w:val="20"/>
                </w:rPr>
                <w:delText>14.1</w:delText>
              </w:r>
            </w:del>
          </w:p>
        </w:tc>
        <w:tc>
          <w:tcPr>
            <w:tcW w:w="0" w:type="auto"/>
            <w:tcBorders>
              <w:top w:val="single" w:sz="0" w:space="0" w:color="D3D3D3"/>
              <w:left w:val="single" w:sz="0" w:space="0" w:color="D3D3D3"/>
              <w:bottom w:val="single" w:sz="0" w:space="0" w:color="D3D3D3"/>
              <w:right w:val="single" w:sz="0" w:space="0" w:color="D3D3D3"/>
            </w:tcBorders>
          </w:tcPr>
          <w:p w14:paraId="5B0510DE" w14:textId="77777777" w:rsidR="00B50B46" w:rsidRDefault="00000000">
            <w:pPr>
              <w:keepNext/>
              <w:spacing w:after="60"/>
              <w:jc w:val="center"/>
              <w:rPr>
                <w:del w:id="646" w:author="L’auteur" w:date="2026-04-24T09:20:00Z"/>
              </w:rPr>
            </w:pPr>
            <w:del w:id="647" w:author="L’auteur" w:date="2026-04-24T09:20:00Z">
              <w:r>
                <w:rPr>
                  <w:rFonts w:ascii="Calibri" w:hAnsi="Calibri"/>
                  <w:b/>
                  <w:sz w:val="20"/>
                </w:rPr>
                <w:delText>22.9</w:delText>
              </w:r>
            </w:del>
          </w:p>
        </w:tc>
        <w:tc>
          <w:tcPr>
            <w:tcW w:w="0" w:type="auto"/>
            <w:tcBorders>
              <w:top w:val="single" w:sz="0" w:space="0" w:color="D3D3D3"/>
              <w:left w:val="single" w:sz="0" w:space="0" w:color="D3D3D3"/>
              <w:bottom w:val="single" w:sz="0" w:space="0" w:color="D3D3D3"/>
              <w:right w:val="single" w:sz="0" w:space="0" w:color="D3D3D3"/>
            </w:tcBorders>
          </w:tcPr>
          <w:p w14:paraId="6C650557" w14:textId="77777777" w:rsidR="00B50B46" w:rsidRDefault="00000000">
            <w:pPr>
              <w:keepNext/>
              <w:spacing w:after="60"/>
              <w:jc w:val="center"/>
              <w:rPr>
                <w:del w:id="648" w:author="L’auteur" w:date="2026-04-24T09:20:00Z"/>
              </w:rPr>
            </w:pPr>
            <w:del w:id="649" w:author="L’auteur" w:date="2026-04-24T09:20:00Z">
              <w:r>
                <w:rPr>
                  <w:rFonts w:ascii="Calibri" w:hAnsi="Calibri"/>
                  <w:b/>
                  <w:sz w:val="20"/>
                </w:rPr>
                <w:delText>29.5</w:delText>
              </w:r>
            </w:del>
          </w:p>
        </w:tc>
        <w:tc>
          <w:tcPr>
            <w:tcW w:w="0" w:type="auto"/>
            <w:tcBorders>
              <w:top w:val="single" w:sz="0" w:space="0" w:color="D3D3D3"/>
              <w:left w:val="single" w:sz="0" w:space="0" w:color="D3D3D3"/>
              <w:bottom w:val="single" w:sz="0" w:space="0" w:color="D3D3D3"/>
              <w:right w:val="single" w:sz="0" w:space="0" w:color="D3D3D3"/>
            </w:tcBorders>
          </w:tcPr>
          <w:p w14:paraId="7A8AC945" w14:textId="77777777" w:rsidR="00B50B46" w:rsidRDefault="00000000">
            <w:pPr>
              <w:keepNext/>
              <w:spacing w:after="60"/>
              <w:jc w:val="center"/>
              <w:rPr>
                <w:del w:id="650" w:author="L’auteur" w:date="2026-04-24T09:20:00Z"/>
              </w:rPr>
            </w:pPr>
            <w:del w:id="651" w:author="L’auteur" w:date="2026-04-24T09:20:00Z">
              <w:r>
                <w:rPr>
                  <w:rFonts w:ascii="Calibri" w:hAnsi="Calibri"/>
                  <w:b/>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39586735" w14:textId="77777777" w:rsidR="00B50B46" w:rsidRDefault="00000000">
            <w:pPr>
              <w:keepNext/>
              <w:spacing w:after="60"/>
              <w:jc w:val="center"/>
              <w:rPr>
                <w:del w:id="652" w:author="L’auteur" w:date="2026-04-24T09:20:00Z"/>
              </w:rPr>
            </w:pPr>
            <w:del w:id="653" w:author="L’auteur" w:date="2026-04-24T09:20:00Z">
              <w:r>
                <w:rPr>
                  <w:rFonts w:ascii="Calibri" w:hAnsi="Calibri"/>
                  <w:b/>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0F7C41EF" w14:textId="77777777" w:rsidR="00B50B46" w:rsidRDefault="00000000">
            <w:pPr>
              <w:keepNext/>
              <w:spacing w:after="60"/>
              <w:jc w:val="center"/>
              <w:rPr>
                <w:del w:id="654" w:author="L’auteur" w:date="2026-04-24T09:20:00Z"/>
              </w:rPr>
            </w:pPr>
            <w:del w:id="655" w:author="L’auteur" w:date="2026-04-24T09:20:00Z">
              <w:r>
                <w:rPr>
                  <w:rFonts w:ascii="Calibri" w:hAnsi="Calibri"/>
                  <w:b/>
                  <w:sz w:val="20"/>
                </w:rPr>
                <w:delText>26.5</w:delText>
              </w:r>
            </w:del>
          </w:p>
        </w:tc>
        <w:tc>
          <w:tcPr>
            <w:tcW w:w="0" w:type="auto"/>
            <w:tcBorders>
              <w:top w:val="single" w:sz="0" w:space="0" w:color="D3D3D3"/>
              <w:left w:val="single" w:sz="0" w:space="0" w:color="D3D3D3"/>
              <w:bottom w:val="single" w:sz="0" w:space="0" w:color="D3D3D3"/>
              <w:right w:val="single" w:sz="0" w:space="0" w:color="D3D3D3"/>
            </w:tcBorders>
          </w:tcPr>
          <w:p w14:paraId="2CFA33F5" w14:textId="77777777" w:rsidR="00B50B46" w:rsidRDefault="00000000">
            <w:pPr>
              <w:keepNext/>
              <w:spacing w:after="60"/>
              <w:jc w:val="center"/>
              <w:rPr>
                <w:del w:id="656" w:author="L’auteur" w:date="2026-04-24T09:20:00Z"/>
              </w:rPr>
            </w:pPr>
            <w:del w:id="657" w:author="L’auteur" w:date="2026-04-24T09:20:00Z">
              <w:r>
                <w:rPr>
                  <w:rFonts w:ascii="Calibri" w:hAnsi="Calibri"/>
                  <w:b/>
                  <w:sz w:val="20"/>
                </w:rPr>
                <w:delText>33.5</w:delText>
              </w:r>
            </w:del>
          </w:p>
        </w:tc>
        <w:tc>
          <w:tcPr>
            <w:tcW w:w="0" w:type="auto"/>
            <w:tcBorders>
              <w:top w:val="single" w:sz="0" w:space="0" w:color="D3D3D3"/>
              <w:left w:val="single" w:sz="0" w:space="0" w:color="D3D3D3"/>
              <w:bottom w:val="single" w:sz="0" w:space="0" w:color="D3D3D3"/>
              <w:right w:val="single" w:sz="0" w:space="0" w:color="D3D3D3"/>
            </w:tcBorders>
          </w:tcPr>
          <w:p w14:paraId="15A81872" w14:textId="77777777" w:rsidR="00B50B46" w:rsidRDefault="00000000">
            <w:pPr>
              <w:keepNext/>
              <w:spacing w:after="60"/>
              <w:jc w:val="center"/>
              <w:rPr>
                <w:del w:id="658" w:author="L’auteur" w:date="2026-04-24T09:20:00Z"/>
              </w:rPr>
            </w:pPr>
            <w:del w:id="659" w:author="L’auteur" w:date="2026-04-24T09:20:00Z">
              <w:r>
                <w:rPr>
                  <w:rFonts w:ascii="Calibri" w:hAnsi="Calibri"/>
                  <w:b/>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6CBE8A1B" w14:textId="77777777" w:rsidR="00B50B46" w:rsidRDefault="00000000">
            <w:pPr>
              <w:keepNext/>
              <w:spacing w:after="60"/>
              <w:jc w:val="center"/>
              <w:rPr>
                <w:del w:id="660" w:author="L’auteur" w:date="2026-04-24T09:20:00Z"/>
              </w:rPr>
            </w:pPr>
            <w:del w:id="661" w:author="L’auteur" w:date="2026-04-24T09:20:00Z">
              <w:r>
                <w:rPr>
                  <w:rFonts w:ascii="Calibri" w:hAnsi="Calibri"/>
                  <w:b/>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64C50C97" w14:textId="77777777" w:rsidR="00B50B46" w:rsidRDefault="00000000">
            <w:pPr>
              <w:keepNext/>
              <w:spacing w:after="60"/>
              <w:jc w:val="center"/>
              <w:rPr>
                <w:del w:id="662" w:author="L’auteur" w:date="2026-04-24T09:20:00Z"/>
              </w:rPr>
            </w:pPr>
            <w:del w:id="663" w:author="L’auteur" w:date="2026-04-24T09:20:00Z">
              <w:r>
                <w:rPr>
                  <w:rFonts w:ascii="Calibri" w:hAnsi="Calibri"/>
                  <w:b/>
                  <w:sz w:val="20"/>
                </w:rPr>
                <w:delText>26.1</w:delText>
              </w:r>
            </w:del>
          </w:p>
        </w:tc>
        <w:tc>
          <w:tcPr>
            <w:tcW w:w="0" w:type="auto"/>
            <w:tcBorders>
              <w:top w:val="single" w:sz="0" w:space="0" w:color="D3D3D3"/>
              <w:left w:val="single" w:sz="0" w:space="0" w:color="D3D3D3"/>
              <w:bottom w:val="single" w:sz="0" w:space="0" w:color="D3D3D3"/>
              <w:right w:val="single" w:sz="0" w:space="0" w:color="D3D3D3"/>
            </w:tcBorders>
          </w:tcPr>
          <w:p w14:paraId="7680F483" w14:textId="77777777" w:rsidR="00B50B46" w:rsidRDefault="00000000">
            <w:pPr>
              <w:keepNext/>
              <w:spacing w:after="60"/>
              <w:jc w:val="center"/>
              <w:rPr>
                <w:del w:id="664" w:author="L’auteur" w:date="2026-04-24T09:20:00Z"/>
              </w:rPr>
            </w:pPr>
            <w:del w:id="665" w:author="L’auteur" w:date="2026-04-24T09:20:00Z">
              <w:r>
                <w:rPr>
                  <w:rFonts w:ascii="Calibri" w:hAnsi="Calibri"/>
                  <w:b/>
                  <w:sz w:val="20"/>
                </w:rPr>
                <w:delText>33.6</w:delText>
              </w:r>
            </w:del>
          </w:p>
        </w:tc>
      </w:tr>
      <w:tr w:rsidR="00B50B46" w14:paraId="3991F989" w14:textId="77777777">
        <w:trPr>
          <w:cantSplit/>
          <w:jc w:val="center"/>
          <w:del w:id="66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9C5291E" w14:textId="77777777" w:rsidR="00B50B46" w:rsidRDefault="00000000">
            <w:pPr>
              <w:keepNext/>
              <w:spacing w:after="60"/>
              <w:jc w:val="center"/>
              <w:rPr>
                <w:del w:id="667" w:author="L’auteur" w:date="2026-04-24T09:20:00Z"/>
              </w:rPr>
            </w:pPr>
            <w:del w:id="668" w:author="L’auteur" w:date="2026-04-24T09:20:00Z">
              <w:r>
                <w:rPr>
                  <w:rFonts w:ascii="Calibri" w:hAnsi="Calibri"/>
                  <w:sz w:val="20"/>
                </w:rPr>
                <w:delText>Afghanistan</w:delText>
              </w:r>
            </w:del>
          </w:p>
        </w:tc>
        <w:tc>
          <w:tcPr>
            <w:tcW w:w="0" w:type="auto"/>
            <w:tcBorders>
              <w:top w:val="single" w:sz="0" w:space="0" w:color="D3D3D3"/>
              <w:left w:val="single" w:sz="0" w:space="0" w:color="D3D3D3"/>
              <w:bottom w:val="single" w:sz="0" w:space="0" w:color="D3D3D3"/>
              <w:right w:val="single" w:sz="0" w:space="0" w:color="D3D3D3"/>
            </w:tcBorders>
          </w:tcPr>
          <w:p w14:paraId="3BC72DC7" w14:textId="77777777" w:rsidR="00B50B46" w:rsidRDefault="00000000">
            <w:pPr>
              <w:keepNext/>
              <w:spacing w:after="60"/>
              <w:jc w:val="center"/>
              <w:rPr>
                <w:del w:id="669" w:author="L’auteur" w:date="2026-04-24T09:20:00Z"/>
              </w:rPr>
            </w:pPr>
            <w:del w:id="670"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633408E0" w14:textId="77777777" w:rsidR="00B50B46" w:rsidRDefault="00000000">
            <w:pPr>
              <w:keepNext/>
              <w:spacing w:after="60"/>
              <w:jc w:val="center"/>
              <w:rPr>
                <w:del w:id="671" w:author="L’auteur" w:date="2026-04-24T09:20:00Z"/>
              </w:rPr>
            </w:pPr>
            <w:del w:id="672" w:author="L’auteur" w:date="2026-04-24T09:20: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5E45748E" w14:textId="77777777" w:rsidR="00B50B46" w:rsidRDefault="00000000">
            <w:pPr>
              <w:keepNext/>
              <w:spacing w:after="60"/>
              <w:jc w:val="center"/>
              <w:rPr>
                <w:del w:id="673" w:author="L’auteur" w:date="2026-04-24T09:20:00Z"/>
              </w:rPr>
            </w:pPr>
            <w:del w:id="674"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29955D1B" w14:textId="77777777" w:rsidR="00B50B46" w:rsidRDefault="00000000">
            <w:pPr>
              <w:keepNext/>
              <w:spacing w:after="60"/>
              <w:jc w:val="center"/>
              <w:rPr>
                <w:del w:id="675" w:author="L’auteur" w:date="2026-04-24T09:20:00Z"/>
              </w:rPr>
            </w:pPr>
            <w:del w:id="676" w:author="L’auteur" w:date="2026-04-24T09:20: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62218F67" w14:textId="77777777" w:rsidR="00B50B46" w:rsidRDefault="00000000">
            <w:pPr>
              <w:keepNext/>
              <w:spacing w:after="60"/>
              <w:jc w:val="center"/>
              <w:rPr>
                <w:del w:id="677" w:author="L’auteur" w:date="2026-04-24T09:20:00Z"/>
              </w:rPr>
            </w:pPr>
            <w:del w:id="678"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C873DE8" w14:textId="77777777" w:rsidR="00B50B46" w:rsidRDefault="00000000">
            <w:pPr>
              <w:keepNext/>
              <w:spacing w:after="60"/>
              <w:jc w:val="center"/>
              <w:rPr>
                <w:del w:id="679" w:author="L’auteur" w:date="2026-04-24T09:20:00Z"/>
              </w:rPr>
            </w:pPr>
            <w:del w:id="680"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2B5EBECE" w14:textId="77777777" w:rsidR="00B50B46" w:rsidRDefault="00000000">
            <w:pPr>
              <w:keepNext/>
              <w:spacing w:after="60"/>
              <w:jc w:val="center"/>
              <w:rPr>
                <w:del w:id="681" w:author="L’auteur" w:date="2026-04-24T09:20:00Z"/>
              </w:rPr>
            </w:pPr>
            <w:del w:id="682"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6CCAB049" w14:textId="77777777" w:rsidR="00B50B46" w:rsidRDefault="00000000">
            <w:pPr>
              <w:keepNext/>
              <w:spacing w:after="60"/>
              <w:jc w:val="center"/>
              <w:rPr>
                <w:del w:id="683" w:author="L’auteur" w:date="2026-04-24T09:20:00Z"/>
              </w:rPr>
            </w:pPr>
            <w:del w:id="684" w:author="L’auteur" w:date="2026-04-24T09:20: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36D9DD5A" w14:textId="77777777" w:rsidR="00B50B46" w:rsidRDefault="00000000">
            <w:pPr>
              <w:keepNext/>
              <w:spacing w:after="60"/>
              <w:jc w:val="center"/>
              <w:rPr>
                <w:del w:id="685" w:author="L’auteur" w:date="2026-04-24T09:20:00Z"/>
              </w:rPr>
            </w:pPr>
            <w:del w:id="686"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5F0D90D9" w14:textId="77777777" w:rsidR="00B50B46" w:rsidRDefault="00000000">
            <w:pPr>
              <w:keepNext/>
              <w:spacing w:after="60"/>
              <w:jc w:val="center"/>
              <w:rPr>
                <w:del w:id="687" w:author="L’auteur" w:date="2026-04-24T09:20:00Z"/>
              </w:rPr>
            </w:pPr>
            <w:del w:id="688"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267AB5CB" w14:textId="77777777" w:rsidR="00B50B46" w:rsidRDefault="00000000">
            <w:pPr>
              <w:keepNext/>
              <w:spacing w:after="60"/>
              <w:jc w:val="center"/>
              <w:rPr>
                <w:del w:id="689" w:author="L’auteur" w:date="2026-04-24T09:20:00Z"/>
              </w:rPr>
            </w:pPr>
            <w:del w:id="690"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4C9CE1DF" w14:textId="77777777" w:rsidR="00B50B46" w:rsidRDefault="00000000">
            <w:pPr>
              <w:keepNext/>
              <w:spacing w:after="60"/>
              <w:jc w:val="center"/>
              <w:rPr>
                <w:del w:id="691" w:author="L’auteur" w:date="2026-04-24T09:20:00Z"/>
              </w:rPr>
            </w:pPr>
            <w:del w:id="692" w:author="L’auteur" w:date="2026-04-24T09:20:00Z">
              <w:r>
                <w:rPr>
                  <w:rFonts w:ascii="Calibri" w:hAnsi="Calibri"/>
                  <w:sz w:val="20"/>
                </w:rPr>
                <w:delText>13.6</w:delText>
              </w:r>
            </w:del>
          </w:p>
        </w:tc>
      </w:tr>
      <w:tr w:rsidR="00B50B46" w14:paraId="0CD46317" w14:textId="77777777">
        <w:trPr>
          <w:cantSplit/>
          <w:jc w:val="center"/>
          <w:del w:id="69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01EC839" w14:textId="77777777" w:rsidR="00B50B46" w:rsidRDefault="00000000">
            <w:pPr>
              <w:keepNext/>
              <w:spacing w:after="60"/>
              <w:jc w:val="center"/>
              <w:rPr>
                <w:del w:id="694" w:author="L’auteur" w:date="2026-04-24T09:20:00Z"/>
              </w:rPr>
            </w:pPr>
            <w:del w:id="695" w:author="L’auteur" w:date="2026-04-24T09:20:00Z">
              <w:r>
                <w:rPr>
                  <w:rFonts w:ascii="Calibri" w:hAnsi="Calibri"/>
                  <w:sz w:val="20"/>
                </w:rPr>
                <w:delText>Angola</w:delText>
              </w:r>
            </w:del>
          </w:p>
        </w:tc>
        <w:tc>
          <w:tcPr>
            <w:tcW w:w="0" w:type="auto"/>
            <w:tcBorders>
              <w:top w:val="single" w:sz="0" w:space="0" w:color="D3D3D3"/>
              <w:left w:val="single" w:sz="0" w:space="0" w:color="D3D3D3"/>
              <w:bottom w:val="single" w:sz="0" w:space="0" w:color="D3D3D3"/>
              <w:right w:val="single" w:sz="0" w:space="0" w:color="D3D3D3"/>
            </w:tcBorders>
          </w:tcPr>
          <w:p w14:paraId="27F4092D" w14:textId="77777777" w:rsidR="00B50B46" w:rsidRDefault="00000000">
            <w:pPr>
              <w:keepNext/>
              <w:spacing w:after="60"/>
              <w:jc w:val="center"/>
              <w:rPr>
                <w:del w:id="696" w:author="L’auteur" w:date="2026-04-24T09:20:00Z"/>
              </w:rPr>
            </w:pPr>
            <w:del w:id="697" w:author="L’auteur" w:date="2026-04-24T09:20: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5810CE5A" w14:textId="77777777" w:rsidR="00B50B46" w:rsidRDefault="00000000">
            <w:pPr>
              <w:keepNext/>
              <w:spacing w:after="60"/>
              <w:jc w:val="center"/>
              <w:rPr>
                <w:del w:id="698" w:author="L’auteur" w:date="2026-04-24T09:20:00Z"/>
              </w:rPr>
            </w:pPr>
            <w:del w:id="699" w:author="L’auteur" w:date="2026-04-24T09:20: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17C925B8" w14:textId="77777777" w:rsidR="00B50B46" w:rsidRDefault="00000000">
            <w:pPr>
              <w:keepNext/>
              <w:spacing w:after="60"/>
              <w:jc w:val="center"/>
              <w:rPr>
                <w:del w:id="700" w:author="L’auteur" w:date="2026-04-24T09:20:00Z"/>
              </w:rPr>
            </w:pPr>
            <w:del w:id="701" w:author="L’auteur" w:date="2026-04-24T09:20:00Z">
              <w:r>
                <w:rPr>
                  <w:rFonts w:ascii="Calibri" w:hAnsi="Calibri"/>
                  <w:sz w:val="20"/>
                </w:rPr>
                <w:delText>9.0</w:delText>
              </w:r>
            </w:del>
          </w:p>
        </w:tc>
        <w:tc>
          <w:tcPr>
            <w:tcW w:w="0" w:type="auto"/>
            <w:tcBorders>
              <w:top w:val="single" w:sz="0" w:space="0" w:color="D3D3D3"/>
              <w:left w:val="single" w:sz="0" w:space="0" w:color="D3D3D3"/>
              <w:bottom w:val="single" w:sz="0" w:space="0" w:color="D3D3D3"/>
              <w:right w:val="single" w:sz="0" w:space="0" w:color="D3D3D3"/>
            </w:tcBorders>
          </w:tcPr>
          <w:p w14:paraId="1AB8C136" w14:textId="77777777" w:rsidR="00B50B46" w:rsidRDefault="00000000">
            <w:pPr>
              <w:keepNext/>
              <w:spacing w:after="60"/>
              <w:jc w:val="center"/>
              <w:rPr>
                <w:del w:id="702" w:author="L’auteur" w:date="2026-04-24T09:20:00Z"/>
              </w:rPr>
            </w:pPr>
            <w:del w:id="703" w:author="L’auteur" w:date="2026-04-24T09:20:00Z">
              <w:r>
                <w:rPr>
                  <w:rFonts w:ascii="Calibri" w:hAnsi="Calibri"/>
                  <w:sz w:val="20"/>
                </w:rPr>
                <w:delText>15.8</w:delText>
              </w:r>
            </w:del>
          </w:p>
        </w:tc>
        <w:tc>
          <w:tcPr>
            <w:tcW w:w="0" w:type="auto"/>
            <w:tcBorders>
              <w:top w:val="single" w:sz="0" w:space="0" w:color="D3D3D3"/>
              <w:left w:val="single" w:sz="0" w:space="0" w:color="D3D3D3"/>
              <w:bottom w:val="single" w:sz="0" w:space="0" w:color="D3D3D3"/>
              <w:right w:val="single" w:sz="0" w:space="0" w:color="D3D3D3"/>
            </w:tcBorders>
          </w:tcPr>
          <w:p w14:paraId="3CD90564" w14:textId="77777777" w:rsidR="00B50B46" w:rsidRDefault="00000000">
            <w:pPr>
              <w:keepNext/>
              <w:spacing w:after="60"/>
              <w:jc w:val="center"/>
              <w:rPr>
                <w:del w:id="704" w:author="L’auteur" w:date="2026-04-24T09:20:00Z"/>
              </w:rPr>
            </w:pPr>
            <w:del w:id="705"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6CB09FD2" w14:textId="77777777" w:rsidR="00B50B46" w:rsidRDefault="00000000">
            <w:pPr>
              <w:keepNext/>
              <w:spacing w:after="60"/>
              <w:jc w:val="center"/>
              <w:rPr>
                <w:del w:id="706" w:author="L’auteur" w:date="2026-04-24T09:20:00Z"/>
              </w:rPr>
            </w:pPr>
            <w:del w:id="707"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4EF03AF7" w14:textId="77777777" w:rsidR="00B50B46" w:rsidRDefault="00000000">
            <w:pPr>
              <w:keepNext/>
              <w:spacing w:after="60"/>
              <w:jc w:val="center"/>
              <w:rPr>
                <w:del w:id="708" w:author="L’auteur" w:date="2026-04-24T09:20:00Z"/>
              </w:rPr>
            </w:pPr>
            <w:del w:id="709" w:author="L’auteur" w:date="2026-04-24T09:20: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71130359" w14:textId="77777777" w:rsidR="00B50B46" w:rsidRDefault="00000000">
            <w:pPr>
              <w:keepNext/>
              <w:spacing w:after="60"/>
              <w:jc w:val="center"/>
              <w:rPr>
                <w:del w:id="710" w:author="L’auteur" w:date="2026-04-24T09:20:00Z"/>
              </w:rPr>
            </w:pPr>
            <w:del w:id="711" w:author="L’auteur" w:date="2026-04-24T09:20:00Z">
              <w:r>
                <w:rPr>
                  <w:rFonts w:ascii="Calibri" w:hAnsi="Calibri"/>
                  <w:sz w:val="20"/>
                </w:rPr>
                <w:delText>4.3</w:delText>
              </w:r>
            </w:del>
          </w:p>
        </w:tc>
        <w:tc>
          <w:tcPr>
            <w:tcW w:w="0" w:type="auto"/>
            <w:tcBorders>
              <w:top w:val="single" w:sz="0" w:space="0" w:color="D3D3D3"/>
              <w:left w:val="single" w:sz="0" w:space="0" w:color="D3D3D3"/>
              <w:bottom w:val="single" w:sz="0" w:space="0" w:color="D3D3D3"/>
              <w:right w:val="single" w:sz="0" w:space="0" w:color="D3D3D3"/>
            </w:tcBorders>
          </w:tcPr>
          <w:p w14:paraId="01746393" w14:textId="77777777" w:rsidR="00B50B46" w:rsidRDefault="00000000">
            <w:pPr>
              <w:keepNext/>
              <w:spacing w:after="60"/>
              <w:jc w:val="center"/>
              <w:rPr>
                <w:del w:id="712" w:author="L’auteur" w:date="2026-04-24T09:20:00Z"/>
              </w:rPr>
            </w:pPr>
            <w:del w:id="713"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691CA3CA" w14:textId="77777777" w:rsidR="00B50B46" w:rsidRDefault="00000000">
            <w:pPr>
              <w:keepNext/>
              <w:spacing w:after="60"/>
              <w:jc w:val="center"/>
              <w:rPr>
                <w:del w:id="714" w:author="L’auteur" w:date="2026-04-24T09:20:00Z"/>
              </w:rPr>
            </w:pPr>
            <w:del w:id="715" w:author="L’auteur" w:date="2026-04-24T09:20: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0AC46EBA" w14:textId="77777777" w:rsidR="00B50B46" w:rsidRDefault="00000000">
            <w:pPr>
              <w:keepNext/>
              <w:spacing w:after="60"/>
              <w:jc w:val="center"/>
              <w:rPr>
                <w:del w:id="716" w:author="L’auteur" w:date="2026-04-24T09:20:00Z"/>
              </w:rPr>
            </w:pPr>
            <w:del w:id="717" w:author="L’auteur" w:date="2026-04-24T09:20:00Z">
              <w:r>
                <w:rPr>
                  <w:rFonts w:ascii="Calibri" w:hAnsi="Calibri"/>
                  <w:sz w:val="20"/>
                </w:rPr>
                <w:delText>3.0</w:delText>
              </w:r>
            </w:del>
          </w:p>
        </w:tc>
        <w:tc>
          <w:tcPr>
            <w:tcW w:w="0" w:type="auto"/>
            <w:tcBorders>
              <w:top w:val="single" w:sz="0" w:space="0" w:color="D3D3D3"/>
              <w:left w:val="single" w:sz="0" w:space="0" w:color="D3D3D3"/>
              <w:bottom w:val="single" w:sz="0" w:space="0" w:color="D3D3D3"/>
              <w:right w:val="single" w:sz="0" w:space="0" w:color="D3D3D3"/>
            </w:tcBorders>
          </w:tcPr>
          <w:p w14:paraId="2CD89B8E" w14:textId="77777777" w:rsidR="00B50B46" w:rsidRDefault="00000000">
            <w:pPr>
              <w:keepNext/>
              <w:spacing w:after="60"/>
              <w:jc w:val="center"/>
              <w:rPr>
                <w:del w:id="718" w:author="L’auteur" w:date="2026-04-24T09:20:00Z"/>
              </w:rPr>
            </w:pPr>
            <w:del w:id="719" w:author="L’auteur" w:date="2026-04-24T09:20:00Z">
              <w:r>
                <w:rPr>
                  <w:rFonts w:ascii="Calibri" w:hAnsi="Calibri"/>
                  <w:sz w:val="20"/>
                </w:rPr>
                <w:delText>5.0</w:delText>
              </w:r>
            </w:del>
          </w:p>
        </w:tc>
      </w:tr>
      <w:tr w:rsidR="00B50B46" w14:paraId="7B306E02" w14:textId="77777777">
        <w:trPr>
          <w:cantSplit/>
          <w:jc w:val="center"/>
          <w:del w:id="72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AEA2E4A" w14:textId="77777777" w:rsidR="00B50B46" w:rsidRDefault="00000000">
            <w:pPr>
              <w:keepNext/>
              <w:spacing w:after="60"/>
              <w:jc w:val="center"/>
              <w:rPr>
                <w:del w:id="721" w:author="L’auteur" w:date="2026-04-24T09:20:00Z"/>
              </w:rPr>
            </w:pPr>
            <w:del w:id="722" w:author="L’auteur" w:date="2026-04-24T09:20:00Z">
              <w:r>
                <w:rPr>
                  <w:rFonts w:ascii="Calibri" w:hAnsi="Calibri"/>
                  <w:sz w:val="20"/>
                </w:rPr>
                <w:delText>Bangladesh</w:delText>
              </w:r>
            </w:del>
          </w:p>
        </w:tc>
        <w:tc>
          <w:tcPr>
            <w:tcW w:w="0" w:type="auto"/>
            <w:tcBorders>
              <w:top w:val="single" w:sz="0" w:space="0" w:color="D3D3D3"/>
              <w:left w:val="single" w:sz="0" w:space="0" w:color="D3D3D3"/>
              <w:bottom w:val="single" w:sz="0" w:space="0" w:color="D3D3D3"/>
              <w:right w:val="single" w:sz="0" w:space="0" w:color="D3D3D3"/>
            </w:tcBorders>
          </w:tcPr>
          <w:p w14:paraId="14FEAAEC" w14:textId="77777777" w:rsidR="00B50B46" w:rsidRDefault="00000000">
            <w:pPr>
              <w:keepNext/>
              <w:spacing w:after="60"/>
              <w:jc w:val="center"/>
              <w:rPr>
                <w:del w:id="723" w:author="L’auteur" w:date="2026-04-24T09:20:00Z"/>
              </w:rPr>
            </w:pPr>
            <w:del w:id="724" w:author="L’auteur" w:date="2026-04-24T09:20: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08EFD1A4" w14:textId="77777777" w:rsidR="00B50B46" w:rsidRDefault="00000000">
            <w:pPr>
              <w:keepNext/>
              <w:spacing w:after="60"/>
              <w:jc w:val="center"/>
              <w:rPr>
                <w:del w:id="725" w:author="L’auteur" w:date="2026-04-24T09:20:00Z"/>
              </w:rPr>
            </w:pPr>
            <w:del w:id="726" w:author="L’auteur" w:date="2026-04-24T09:20: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734A3301" w14:textId="77777777" w:rsidR="00B50B46" w:rsidRDefault="00000000">
            <w:pPr>
              <w:keepNext/>
              <w:spacing w:after="60"/>
              <w:jc w:val="center"/>
              <w:rPr>
                <w:del w:id="727" w:author="L’auteur" w:date="2026-04-24T09:20:00Z"/>
              </w:rPr>
            </w:pPr>
            <w:del w:id="728" w:author="L’auteur" w:date="2026-04-24T09:20: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00939093" w14:textId="77777777" w:rsidR="00B50B46" w:rsidRDefault="00000000">
            <w:pPr>
              <w:keepNext/>
              <w:spacing w:after="60"/>
              <w:jc w:val="center"/>
              <w:rPr>
                <w:del w:id="729" w:author="L’auteur" w:date="2026-04-24T09:20:00Z"/>
              </w:rPr>
            </w:pPr>
            <w:del w:id="730" w:author="L’auteur" w:date="2026-04-24T09:20:00Z">
              <w:r>
                <w:rPr>
                  <w:rFonts w:ascii="Calibri" w:hAnsi="Calibri"/>
                  <w:sz w:val="20"/>
                </w:rPr>
                <w:delText>17.8</w:delText>
              </w:r>
            </w:del>
          </w:p>
        </w:tc>
        <w:tc>
          <w:tcPr>
            <w:tcW w:w="0" w:type="auto"/>
            <w:tcBorders>
              <w:top w:val="single" w:sz="0" w:space="0" w:color="D3D3D3"/>
              <w:left w:val="single" w:sz="0" w:space="0" w:color="D3D3D3"/>
              <w:bottom w:val="single" w:sz="0" w:space="0" w:color="D3D3D3"/>
              <w:right w:val="single" w:sz="0" w:space="0" w:color="D3D3D3"/>
            </w:tcBorders>
          </w:tcPr>
          <w:p w14:paraId="381DF766" w14:textId="77777777" w:rsidR="00B50B46" w:rsidRDefault="00000000">
            <w:pPr>
              <w:keepNext/>
              <w:spacing w:after="60"/>
              <w:jc w:val="center"/>
              <w:rPr>
                <w:del w:id="731" w:author="L’auteur" w:date="2026-04-24T09:20:00Z"/>
              </w:rPr>
            </w:pPr>
            <w:del w:id="732"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70A8CD09" w14:textId="77777777" w:rsidR="00B50B46" w:rsidRDefault="00000000">
            <w:pPr>
              <w:keepNext/>
              <w:spacing w:after="60"/>
              <w:jc w:val="center"/>
              <w:rPr>
                <w:del w:id="733" w:author="L’auteur" w:date="2026-04-24T09:20:00Z"/>
              </w:rPr>
            </w:pPr>
            <w:del w:id="734"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16CEB46E" w14:textId="77777777" w:rsidR="00B50B46" w:rsidRDefault="00000000">
            <w:pPr>
              <w:keepNext/>
              <w:spacing w:after="60"/>
              <w:jc w:val="center"/>
              <w:rPr>
                <w:del w:id="735" w:author="L’auteur" w:date="2026-04-24T09:20:00Z"/>
              </w:rPr>
            </w:pPr>
            <w:del w:id="736" w:author="L’auteur" w:date="2026-04-24T09:20: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12EC91A4" w14:textId="77777777" w:rsidR="00B50B46" w:rsidRDefault="00000000">
            <w:pPr>
              <w:keepNext/>
              <w:spacing w:after="60"/>
              <w:jc w:val="center"/>
              <w:rPr>
                <w:del w:id="737" w:author="L’auteur" w:date="2026-04-24T09:20:00Z"/>
              </w:rPr>
            </w:pPr>
            <w:del w:id="738" w:author="L’auteur" w:date="2026-04-24T09:20:00Z">
              <w:r>
                <w:rPr>
                  <w:rFonts w:ascii="Calibri" w:hAnsi="Calibri"/>
                  <w:sz w:val="20"/>
                </w:rPr>
                <w:delText>18.8</w:delText>
              </w:r>
            </w:del>
          </w:p>
        </w:tc>
        <w:tc>
          <w:tcPr>
            <w:tcW w:w="0" w:type="auto"/>
            <w:tcBorders>
              <w:top w:val="single" w:sz="0" w:space="0" w:color="D3D3D3"/>
              <w:left w:val="single" w:sz="0" w:space="0" w:color="D3D3D3"/>
              <w:bottom w:val="single" w:sz="0" w:space="0" w:color="D3D3D3"/>
              <w:right w:val="single" w:sz="0" w:space="0" w:color="D3D3D3"/>
            </w:tcBorders>
          </w:tcPr>
          <w:p w14:paraId="189C0477" w14:textId="77777777" w:rsidR="00B50B46" w:rsidRDefault="00000000">
            <w:pPr>
              <w:keepNext/>
              <w:spacing w:after="60"/>
              <w:jc w:val="center"/>
              <w:rPr>
                <w:del w:id="739" w:author="L’auteur" w:date="2026-04-24T09:20:00Z"/>
              </w:rPr>
            </w:pPr>
            <w:del w:id="740"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34641270" w14:textId="77777777" w:rsidR="00B50B46" w:rsidRDefault="00000000">
            <w:pPr>
              <w:keepNext/>
              <w:spacing w:after="60"/>
              <w:jc w:val="center"/>
              <w:rPr>
                <w:del w:id="741" w:author="L’auteur" w:date="2026-04-24T09:20:00Z"/>
              </w:rPr>
            </w:pPr>
            <w:del w:id="742"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7E2417EB" w14:textId="77777777" w:rsidR="00B50B46" w:rsidRDefault="00000000">
            <w:pPr>
              <w:keepNext/>
              <w:spacing w:after="60"/>
              <w:jc w:val="center"/>
              <w:rPr>
                <w:del w:id="743" w:author="L’auteur" w:date="2026-04-24T09:20:00Z"/>
              </w:rPr>
            </w:pPr>
            <w:del w:id="744" w:author="L’auteur" w:date="2026-04-24T09:20: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49B68C47" w14:textId="77777777" w:rsidR="00B50B46" w:rsidRDefault="00000000">
            <w:pPr>
              <w:keepNext/>
              <w:spacing w:after="60"/>
              <w:jc w:val="center"/>
              <w:rPr>
                <w:del w:id="745" w:author="L’auteur" w:date="2026-04-24T09:20:00Z"/>
              </w:rPr>
            </w:pPr>
            <w:del w:id="746" w:author="L’auteur" w:date="2026-04-24T09:20:00Z">
              <w:r>
                <w:rPr>
                  <w:rFonts w:ascii="Calibri" w:hAnsi="Calibri"/>
                  <w:sz w:val="20"/>
                </w:rPr>
                <w:delText>18.3</w:delText>
              </w:r>
            </w:del>
          </w:p>
        </w:tc>
      </w:tr>
      <w:tr w:rsidR="00B50B46" w14:paraId="292ACCF1" w14:textId="77777777">
        <w:trPr>
          <w:cantSplit/>
          <w:jc w:val="center"/>
          <w:del w:id="74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BF94A5A" w14:textId="77777777" w:rsidR="00B50B46" w:rsidRDefault="00000000">
            <w:pPr>
              <w:keepNext/>
              <w:spacing w:after="60"/>
              <w:jc w:val="center"/>
              <w:rPr>
                <w:del w:id="748" w:author="L’auteur" w:date="2026-04-24T09:20:00Z"/>
              </w:rPr>
            </w:pPr>
            <w:del w:id="749" w:author="L’auteur" w:date="2026-04-24T09:20:00Z">
              <w:r>
                <w:rPr>
                  <w:rFonts w:ascii="Calibri" w:hAnsi="Calibri"/>
                  <w:sz w:val="20"/>
                </w:rPr>
                <w:delText>Benin</w:delText>
              </w:r>
            </w:del>
          </w:p>
        </w:tc>
        <w:tc>
          <w:tcPr>
            <w:tcW w:w="0" w:type="auto"/>
            <w:tcBorders>
              <w:top w:val="single" w:sz="0" w:space="0" w:color="D3D3D3"/>
              <w:left w:val="single" w:sz="0" w:space="0" w:color="D3D3D3"/>
              <w:bottom w:val="single" w:sz="0" w:space="0" w:color="D3D3D3"/>
              <w:right w:val="single" w:sz="0" w:space="0" w:color="D3D3D3"/>
            </w:tcBorders>
          </w:tcPr>
          <w:p w14:paraId="75A6097A" w14:textId="77777777" w:rsidR="00B50B46" w:rsidRDefault="00000000">
            <w:pPr>
              <w:keepNext/>
              <w:spacing w:after="60"/>
              <w:jc w:val="center"/>
              <w:rPr>
                <w:del w:id="750" w:author="L’auteur" w:date="2026-04-24T09:20:00Z"/>
              </w:rPr>
            </w:pPr>
            <w:del w:id="751" w:author="L’auteur" w:date="2026-04-24T09:20:00Z">
              <w:r>
                <w:rPr>
                  <w:rFonts w:ascii="Calibri" w:hAnsi="Calibri"/>
                  <w:sz w:val="20"/>
                </w:rPr>
                <w:delText>23.7</w:delText>
              </w:r>
            </w:del>
          </w:p>
        </w:tc>
        <w:tc>
          <w:tcPr>
            <w:tcW w:w="0" w:type="auto"/>
            <w:tcBorders>
              <w:top w:val="single" w:sz="0" w:space="0" w:color="D3D3D3"/>
              <w:left w:val="single" w:sz="0" w:space="0" w:color="D3D3D3"/>
              <w:bottom w:val="single" w:sz="0" w:space="0" w:color="D3D3D3"/>
              <w:right w:val="single" w:sz="0" w:space="0" w:color="D3D3D3"/>
            </w:tcBorders>
          </w:tcPr>
          <w:p w14:paraId="7DC682A8" w14:textId="77777777" w:rsidR="00B50B46" w:rsidRDefault="00000000">
            <w:pPr>
              <w:keepNext/>
              <w:spacing w:after="60"/>
              <w:jc w:val="center"/>
              <w:rPr>
                <w:del w:id="752" w:author="L’auteur" w:date="2026-04-24T09:20:00Z"/>
              </w:rPr>
            </w:pPr>
            <w:del w:id="753" w:author="L’auteur" w:date="2026-04-24T09:20:00Z">
              <w:r>
                <w:rPr>
                  <w:rFonts w:ascii="Calibri" w:hAnsi="Calibri"/>
                  <w:sz w:val="20"/>
                </w:rPr>
                <w:delText>23.7</w:delText>
              </w:r>
            </w:del>
          </w:p>
        </w:tc>
        <w:tc>
          <w:tcPr>
            <w:tcW w:w="0" w:type="auto"/>
            <w:tcBorders>
              <w:top w:val="single" w:sz="0" w:space="0" w:color="D3D3D3"/>
              <w:left w:val="single" w:sz="0" w:space="0" w:color="D3D3D3"/>
              <w:bottom w:val="single" w:sz="0" w:space="0" w:color="D3D3D3"/>
              <w:right w:val="single" w:sz="0" w:space="0" w:color="D3D3D3"/>
            </w:tcBorders>
          </w:tcPr>
          <w:p w14:paraId="438F5241" w14:textId="77777777" w:rsidR="00B50B46" w:rsidRDefault="00000000">
            <w:pPr>
              <w:keepNext/>
              <w:spacing w:after="60"/>
              <w:jc w:val="center"/>
              <w:rPr>
                <w:del w:id="754" w:author="L’auteur" w:date="2026-04-24T09:20:00Z"/>
              </w:rPr>
            </w:pPr>
            <w:del w:id="755" w:author="L’auteur" w:date="2026-04-24T09:20:00Z">
              <w:r>
                <w:rPr>
                  <w:rFonts w:ascii="Calibri" w:hAnsi="Calibri"/>
                  <w:sz w:val="20"/>
                </w:rPr>
                <w:delText>54.9</w:delText>
              </w:r>
            </w:del>
          </w:p>
        </w:tc>
        <w:tc>
          <w:tcPr>
            <w:tcW w:w="0" w:type="auto"/>
            <w:tcBorders>
              <w:top w:val="single" w:sz="0" w:space="0" w:color="D3D3D3"/>
              <w:left w:val="single" w:sz="0" w:space="0" w:color="D3D3D3"/>
              <w:bottom w:val="single" w:sz="0" w:space="0" w:color="D3D3D3"/>
              <w:right w:val="single" w:sz="0" w:space="0" w:color="D3D3D3"/>
            </w:tcBorders>
          </w:tcPr>
          <w:p w14:paraId="6C535EC1" w14:textId="77777777" w:rsidR="00B50B46" w:rsidRDefault="00000000">
            <w:pPr>
              <w:keepNext/>
              <w:spacing w:after="60"/>
              <w:jc w:val="center"/>
              <w:rPr>
                <w:del w:id="756" w:author="L’auteur" w:date="2026-04-24T09:20:00Z"/>
              </w:rPr>
            </w:pPr>
            <w:del w:id="757" w:author="L’auteur" w:date="2026-04-24T09:20:00Z">
              <w:r>
                <w:rPr>
                  <w:rFonts w:ascii="Calibri" w:hAnsi="Calibri"/>
                  <w:sz w:val="20"/>
                </w:rPr>
                <w:delText>54.9</w:delText>
              </w:r>
            </w:del>
          </w:p>
        </w:tc>
        <w:tc>
          <w:tcPr>
            <w:tcW w:w="0" w:type="auto"/>
            <w:tcBorders>
              <w:top w:val="single" w:sz="0" w:space="0" w:color="D3D3D3"/>
              <w:left w:val="single" w:sz="0" w:space="0" w:color="D3D3D3"/>
              <w:bottom w:val="single" w:sz="0" w:space="0" w:color="D3D3D3"/>
              <w:right w:val="single" w:sz="0" w:space="0" w:color="D3D3D3"/>
            </w:tcBorders>
          </w:tcPr>
          <w:p w14:paraId="5566F578" w14:textId="77777777" w:rsidR="00B50B46" w:rsidRDefault="00000000">
            <w:pPr>
              <w:keepNext/>
              <w:spacing w:after="60"/>
              <w:jc w:val="center"/>
              <w:rPr>
                <w:del w:id="758" w:author="L’auteur" w:date="2026-04-24T09:20:00Z"/>
              </w:rPr>
            </w:pPr>
            <w:del w:id="759"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69E3D109" w14:textId="77777777" w:rsidR="00B50B46" w:rsidRDefault="00000000">
            <w:pPr>
              <w:keepNext/>
              <w:spacing w:after="60"/>
              <w:jc w:val="center"/>
              <w:rPr>
                <w:del w:id="760" w:author="L’auteur" w:date="2026-04-24T09:20:00Z"/>
              </w:rPr>
            </w:pPr>
            <w:del w:id="761" w:author="L’auteur" w:date="2026-04-24T09:20: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63D73B4E" w14:textId="77777777" w:rsidR="00B50B46" w:rsidRDefault="00000000">
            <w:pPr>
              <w:keepNext/>
              <w:spacing w:after="60"/>
              <w:jc w:val="center"/>
              <w:rPr>
                <w:del w:id="762" w:author="L’auteur" w:date="2026-04-24T09:20:00Z"/>
              </w:rPr>
            </w:pPr>
            <w:del w:id="763" w:author="L’auteur" w:date="2026-04-24T09:20:00Z">
              <w:r>
                <w:rPr>
                  <w:rFonts w:ascii="Calibri" w:hAnsi="Calibri"/>
                  <w:sz w:val="20"/>
                </w:rPr>
                <w:delText>25.7</w:delText>
              </w:r>
            </w:del>
          </w:p>
        </w:tc>
        <w:tc>
          <w:tcPr>
            <w:tcW w:w="0" w:type="auto"/>
            <w:tcBorders>
              <w:top w:val="single" w:sz="0" w:space="0" w:color="D3D3D3"/>
              <w:left w:val="single" w:sz="0" w:space="0" w:color="D3D3D3"/>
              <w:bottom w:val="single" w:sz="0" w:space="0" w:color="D3D3D3"/>
              <w:right w:val="single" w:sz="0" w:space="0" w:color="D3D3D3"/>
            </w:tcBorders>
          </w:tcPr>
          <w:p w14:paraId="530B14E6" w14:textId="77777777" w:rsidR="00B50B46" w:rsidRDefault="00000000">
            <w:pPr>
              <w:keepNext/>
              <w:spacing w:after="60"/>
              <w:jc w:val="center"/>
              <w:rPr>
                <w:del w:id="764" w:author="L’auteur" w:date="2026-04-24T09:20:00Z"/>
              </w:rPr>
            </w:pPr>
            <w:del w:id="765" w:author="L’auteur" w:date="2026-04-24T09:20:00Z">
              <w:r>
                <w:rPr>
                  <w:rFonts w:ascii="Calibri" w:hAnsi="Calibri"/>
                  <w:sz w:val="20"/>
                </w:rPr>
                <w:delText>25.7</w:delText>
              </w:r>
            </w:del>
          </w:p>
        </w:tc>
        <w:tc>
          <w:tcPr>
            <w:tcW w:w="0" w:type="auto"/>
            <w:tcBorders>
              <w:top w:val="single" w:sz="0" w:space="0" w:color="D3D3D3"/>
              <w:left w:val="single" w:sz="0" w:space="0" w:color="D3D3D3"/>
              <w:bottom w:val="single" w:sz="0" w:space="0" w:color="D3D3D3"/>
              <w:right w:val="single" w:sz="0" w:space="0" w:color="D3D3D3"/>
            </w:tcBorders>
          </w:tcPr>
          <w:p w14:paraId="6B2D952B" w14:textId="77777777" w:rsidR="00B50B46" w:rsidRDefault="00000000">
            <w:pPr>
              <w:keepNext/>
              <w:spacing w:after="60"/>
              <w:jc w:val="center"/>
              <w:rPr>
                <w:del w:id="766" w:author="L’auteur" w:date="2026-04-24T09:20:00Z"/>
              </w:rPr>
            </w:pPr>
            <w:del w:id="767" w:author="L’auteur" w:date="2026-04-24T09:20: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4EC075C0" w14:textId="77777777" w:rsidR="00B50B46" w:rsidRDefault="00000000">
            <w:pPr>
              <w:keepNext/>
              <w:spacing w:after="60"/>
              <w:jc w:val="center"/>
              <w:rPr>
                <w:del w:id="768" w:author="L’auteur" w:date="2026-04-24T09:20:00Z"/>
              </w:rPr>
            </w:pPr>
            <w:del w:id="769" w:author="L’auteur" w:date="2026-04-24T09:20:00Z">
              <w:r>
                <w:rPr>
                  <w:rFonts w:ascii="Calibri" w:hAnsi="Calibri"/>
                  <w:sz w:val="20"/>
                </w:rPr>
                <w:delText>5.7</w:delText>
              </w:r>
            </w:del>
          </w:p>
        </w:tc>
        <w:tc>
          <w:tcPr>
            <w:tcW w:w="0" w:type="auto"/>
            <w:tcBorders>
              <w:top w:val="single" w:sz="0" w:space="0" w:color="D3D3D3"/>
              <w:left w:val="single" w:sz="0" w:space="0" w:color="D3D3D3"/>
              <w:bottom w:val="single" w:sz="0" w:space="0" w:color="D3D3D3"/>
              <w:right w:val="single" w:sz="0" w:space="0" w:color="D3D3D3"/>
            </w:tcBorders>
          </w:tcPr>
          <w:p w14:paraId="48722C94" w14:textId="77777777" w:rsidR="00B50B46" w:rsidRDefault="00000000">
            <w:pPr>
              <w:keepNext/>
              <w:spacing w:after="60"/>
              <w:jc w:val="center"/>
              <w:rPr>
                <w:del w:id="770" w:author="L’auteur" w:date="2026-04-24T09:20:00Z"/>
              </w:rPr>
            </w:pPr>
            <w:del w:id="771" w:author="L’auteur" w:date="2026-04-24T09:20:00Z">
              <w:r>
                <w:rPr>
                  <w:rFonts w:ascii="Calibri" w:hAnsi="Calibri"/>
                  <w:sz w:val="20"/>
                </w:rPr>
                <w:delText>25.8</w:delText>
              </w:r>
            </w:del>
          </w:p>
        </w:tc>
        <w:tc>
          <w:tcPr>
            <w:tcW w:w="0" w:type="auto"/>
            <w:tcBorders>
              <w:top w:val="single" w:sz="0" w:space="0" w:color="D3D3D3"/>
              <w:left w:val="single" w:sz="0" w:space="0" w:color="D3D3D3"/>
              <w:bottom w:val="single" w:sz="0" w:space="0" w:color="D3D3D3"/>
              <w:right w:val="single" w:sz="0" w:space="0" w:color="D3D3D3"/>
            </w:tcBorders>
          </w:tcPr>
          <w:p w14:paraId="5F24FDD5" w14:textId="77777777" w:rsidR="00B50B46" w:rsidRDefault="00000000">
            <w:pPr>
              <w:keepNext/>
              <w:spacing w:after="60"/>
              <w:jc w:val="center"/>
              <w:rPr>
                <w:del w:id="772" w:author="L’auteur" w:date="2026-04-24T09:20:00Z"/>
              </w:rPr>
            </w:pPr>
            <w:del w:id="773" w:author="L’auteur" w:date="2026-04-24T09:20:00Z">
              <w:r>
                <w:rPr>
                  <w:rFonts w:ascii="Calibri" w:hAnsi="Calibri"/>
                  <w:sz w:val="20"/>
                </w:rPr>
                <w:delText>26.5</w:delText>
              </w:r>
            </w:del>
          </w:p>
        </w:tc>
      </w:tr>
      <w:tr w:rsidR="00B50B46" w14:paraId="260B3720" w14:textId="77777777">
        <w:trPr>
          <w:cantSplit/>
          <w:jc w:val="center"/>
          <w:del w:id="77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A04F6FD" w14:textId="77777777" w:rsidR="00B50B46" w:rsidRDefault="00000000">
            <w:pPr>
              <w:keepNext/>
              <w:spacing w:after="60"/>
              <w:jc w:val="center"/>
              <w:rPr>
                <w:del w:id="775" w:author="L’auteur" w:date="2026-04-24T09:20:00Z"/>
              </w:rPr>
            </w:pPr>
            <w:del w:id="776" w:author="L’auteur" w:date="2026-04-24T09:20:00Z">
              <w:r>
                <w:rPr>
                  <w:rFonts w:ascii="Calibri" w:hAnsi="Calibri"/>
                  <w:sz w:val="20"/>
                </w:rPr>
                <w:delText>Bhutan</w:delText>
              </w:r>
            </w:del>
          </w:p>
        </w:tc>
        <w:tc>
          <w:tcPr>
            <w:tcW w:w="0" w:type="auto"/>
            <w:tcBorders>
              <w:top w:val="single" w:sz="0" w:space="0" w:color="D3D3D3"/>
              <w:left w:val="single" w:sz="0" w:space="0" w:color="D3D3D3"/>
              <w:bottom w:val="single" w:sz="0" w:space="0" w:color="D3D3D3"/>
              <w:right w:val="single" w:sz="0" w:space="0" w:color="D3D3D3"/>
            </w:tcBorders>
          </w:tcPr>
          <w:p w14:paraId="5B844603" w14:textId="77777777" w:rsidR="00B50B46" w:rsidRDefault="00000000">
            <w:pPr>
              <w:keepNext/>
              <w:spacing w:after="60"/>
              <w:jc w:val="center"/>
              <w:rPr>
                <w:del w:id="777" w:author="L’auteur" w:date="2026-04-24T09:20:00Z"/>
              </w:rPr>
            </w:pPr>
            <w:del w:id="778" w:author="L’auteur" w:date="2026-04-24T09:20:00Z">
              <w:r>
                <w:rPr>
                  <w:rFonts w:ascii="Calibri" w:hAnsi="Calibri"/>
                  <w:sz w:val="20"/>
                </w:rPr>
                <w:delText>38.5</w:delText>
              </w:r>
            </w:del>
          </w:p>
        </w:tc>
        <w:tc>
          <w:tcPr>
            <w:tcW w:w="0" w:type="auto"/>
            <w:tcBorders>
              <w:top w:val="single" w:sz="0" w:space="0" w:color="D3D3D3"/>
              <w:left w:val="single" w:sz="0" w:space="0" w:color="D3D3D3"/>
              <w:bottom w:val="single" w:sz="0" w:space="0" w:color="D3D3D3"/>
              <w:right w:val="single" w:sz="0" w:space="0" w:color="D3D3D3"/>
            </w:tcBorders>
          </w:tcPr>
          <w:p w14:paraId="7C7ED5D3" w14:textId="77777777" w:rsidR="00B50B46" w:rsidRDefault="00000000">
            <w:pPr>
              <w:keepNext/>
              <w:spacing w:after="60"/>
              <w:jc w:val="center"/>
              <w:rPr>
                <w:del w:id="779" w:author="L’auteur" w:date="2026-04-24T09:20:00Z"/>
              </w:rPr>
            </w:pPr>
            <w:del w:id="780" w:author="L’auteur" w:date="2026-04-24T09:20:00Z">
              <w:r>
                <w:rPr>
                  <w:rFonts w:ascii="Calibri" w:hAnsi="Calibri"/>
                  <w:sz w:val="20"/>
                </w:rPr>
                <w:delText>51.1</w:delText>
              </w:r>
            </w:del>
          </w:p>
        </w:tc>
        <w:tc>
          <w:tcPr>
            <w:tcW w:w="0" w:type="auto"/>
            <w:tcBorders>
              <w:top w:val="single" w:sz="0" w:space="0" w:color="D3D3D3"/>
              <w:left w:val="single" w:sz="0" w:space="0" w:color="D3D3D3"/>
              <w:bottom w:val="single" w:sz="0" w:space="0" w:color="D3D3D3"/>
              <w:right w:val="single" w:sz="0" w:space="0" w:color="D3D3D3"/>
            </w:tcBorders>
          </w:tcPr>
          <w:p w14:paraId="28DDFFB5" w14:textId="77777777" w:rsidR="00B50B46" w:rsidRDefault="00000000">
            <w:pPr>
              <w:keepNext/>
              <w:spacing w:after="60"/>
              <w:jc w:val="center"/>
              <w:rPr>
                <w:del w:id="781" w:author="L’auteur" w:date="2026-04-24T09:20:00Z"/>
              </w:rPr>
            </w:pPr>
            <w:del w:id="782" w:author="L’auteur" w:date="2026-04-24T09:20:00Z">
              <w:r>
                <w:rPr>
                  <w:rFonts w:ascii="Calibri" w:hAnsi="Calibri"/>
                  <w:sz w:val="20"/>
                </w:rPr>
                <w:delText>72.0</w:delText>
              </w:r>
            </w:del>
          </w:p>
        </w:tc>
        <w:tc>
          <w:tcPr>
            <w:tcW w:w="0" w:type="auto"/>
            <w:tcBorders>
              <w:top w:val="single" w:sz="0" w:space="0" w:color="D3D3D3"/>
              <w:left w:val="single" w:sz="0" w:space="0" w:color="D3D3D3"/>
              <w:bottom w:val="single" w:sz="0" w:space="0" w:color="D3D3D3"/>
              <w:right w:val="single" w:sz="0" w:space="0" w:color="D3D3D3"/>
            </w:tcBorders>
          </w:tcPr>
          <w:p w14:paraId="67A78690" w14:textId="77777777" w:rsidR="00B50B46" w:rsidRDefault="00000000">
            <w:pPr>
              <w:keepNext/>
              <w:spacing w:after="60"/>
              <w:jc w:val="center"/>
              <w:rPr>
                <w:del w:id="783" w:author="L’auteur" w:date="2026-04-24T09:20:00Z"/>
              </w:rPr>
            </w:pPr>
            <w:del w:id="784" w:author="L’auteur" w:date="2026-04-24T09:20:00Z">
              <w:r>
                <w:rPr>
                  <w:rFonts w:ascii="Calibri" w:hAnsi="Calibri"/>
                  <w:sz w:val="20"/>
                </w:rPr>
                <w:delText>80.5</w:delText>
              </w:r>
            </w:del>
          </w:p>
        </w:tc>
        <w:tc>
          <w:tcPr>
            <w:tcW w:w="0" w:type="auto"/>
            <w:tcBorders>
              <w:top w:val="single" w:sz="0" w:space="0" w:color="D3D3D3"/>
              <w:left w:val="single" w:sz="0" w:space="0" w:color="D3D3D3"/>
              <w:bottom w:val="single" w:sz="0" w:space="0" w:color="D3D3D3"/>
              <w:right w:val="single" w:sz="0" w:space="0" w:color="D3D3D3"/>
            </w:tcBorders>
          </w:tcPr>
          <w:p w14:paraId="20E22AEA" w14:textId="77777777" w:rsidR="00B50B46" w:rsidRDefault="00000000">
            <w:pPr>
              <w:keepNext/>
              <w:spacing w:after="60"/>
              <w:jc w:val="center"/>
              <w:rPr>
                <w:del w:id="785" w:author="L’auteur" w:date="2026-04-24T09:20:00Z"/>
              </w:rPr>
            </w:pPr>
            <w:del w:id="786" w:author="L’auteur" w:date="2026-04-24T09:20: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1F951C5D" w14:textId="77777777" w:rsidR="00B50B46" w:rsidRDefault="00000000">
            <w:pPr>
              <w:keepNext/>
              <w:spacing w:after="60"/>
              <w:jc w:val="center"/>
              <w:rPr>
                <w:del w:id="787" w:author="L’auteur" w:date="2026-04-24T09:20:00Z"/>
              </w:rPr>
            </w:pPr>
            <w:del w:id="788" w:author="L’auteur" w:date="2026-04-24T09:20: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366DEEF5" w14:textId="77777777" w:rsidR="00B50B46" w:rsidRDefault="00000000">
            <w:pPr>
              <w:keepNext/>
              <w:spacing w:after="60"/>
              <w:jc w:val="center"/>
              <w:rPr>
                <w:del w:id="789" w:author="L’auteur" w:date="2026-04-24T09:20:00Z"/>
              </w:rPr>
            </w:pPr>
            <w:del w:id="790" w:author="L’auteur" w:date="2026-04-24T09:20:00Z">
              <w:r>
                <w:rPr>
                  <w:rFonts w:ascii="Calibri" w:hAnsi="Calibri"/>
                  <w:sz w:val="20"/>
                </w:rPr>
                <w:delText>55.2</w:delText>
              </w:r>
            </w:del>
          </w:p>
        </w:tc>
        <w:tc>
          <w:tcPr>
            <w:tcW w:w="0" w:type="auto"/>
            <w:tcBorders>
              <w:top w:val="single" w:sz="0" w:space="0" w:color="D3D3D3"/>
              <w:left w:val="single" w:sz="0" w:space="0" w:color="D3D3D3"/>
              <w:bottom w:val="single" w:sz="0" w:space="0" w:color="D3D3D3"/>
              <w:right w:val="single" w:sz="0" w:space="0" w:color="D3D3D3"/>
            </w:tcBorders>
          </w:tcPr>
          <w:p w14:paraId="3274F84F" w14:textId="77777777" w:rsidR="00B50B46" w:rsidRDefault="00000000">
            <w:pPr>
              <w:keepNext/>
              <w:spacing w:after="60"/>
              <w:jc w:val="center"/>
              <w:rPr>
                <w:del w:id="791" w:author="L’auteur" w:date="2026-04-24T09:20:00Z"/>
              </w:rPr>
            </w:pPr>
            <w:del w:id="792" w:author="L’auteur" w:date="2026-04-24T09:20:00Z">
              <w:r>
                <w:rPr>
                  <w:rFonts w:ascii="Calibri" w:hAnsi="Calibri"/>
                  <w:sz w:val="20"/>
                </w:rPr>
                <w:delText>56.1</w:delText>
              </w:r>
            </w:del>
          </w:p>
        </w:tc>
        <w:tc>
          <w:tcPr>
            <w:tcW w:w="0" w:type="auto"/>
            <w:tcBorders>
              <w:top w:val="single" w:sz="0" w:space="0" w:color="D3D3D3"/>
              <w:left w:val="single" w:sz="0" w:space="0" w:color="D3D3D3"/>
              <w:bottom w:val="single" w:sz="0" w:space="0" w:color="D3D3D3"/>
              <w:right w:val="single" w:sz="0" w:space="0" w:color="D3D3D3"/>
            </w:tcBorders>
          </w:tcPr>
          <w:p w14:paraId="4C66B73B" w14:textId="77777777" w:rsidR="00B50B46" w:rsidRDefault="00000000">
            <w:pPr>
              <w:keepNext/>
              <w:spacing w:after="60"/>
              <w:jc w:val="center"/>
              <w:rPr>
                <w:del w:id="793" w:author="L’auteur" w:date="2026-04-24T09:20:00Z"/>
              </w:rPr>
            </w:pPr>
            <w:del w:id="794" w:author="L’auteur" w:date="2026-04-24T09:20: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1B9025AE" w14:textId="77777777" w:rsidR="00B50B46" w:rsidRDefault="00000000">
            <w:pPr>
              <w:keepNext/>
              <w:spacing w:after="60"/>
              <w:jc w:val="center"/>
              <w:rPr>
                <w:del w:id="795" w:author="L’auteur" w:date="2026-04-24T09:20:00Z"/>
              </w:rPr>
            </w:pPr>
            <w:del w:id="796" w:author="L’auteur" w:date="2026-04-24T09:20:00Z">
              <w:r>
                <w:rPr>
                  <w:rFonts w:ascii="Calibri" w:hAnsi="Calibri"/>
                  <w:sz w:val="20"/>
                </w:rPr>
                <w:delText>11.6</w:delText>
              </w:r>
            </w:del>
          </w:p>
        </w:tc>
        <w:tc>
          <w:tcPr>
            <w:tcW w:w="0" w:type="auto"/>
            <w:tcBorders>
              <w:top w:val="single" w:sz="0" w:space="0" w:color="D3D3D3"/>
              <w:left w:val="single" w:sz="0" w:space="0" w:color="D3D3D3"/>
              <w:bottom w:val="single" w:sz="0" w:space="0" w:color="D3D3D3"/>
              <w:right w:val="single" w:sz="0" w:space="0" w:color="D3D3D3"/>
            </w:tcBorders>
          </w:tcPr>
          <w:p w14:paraId="0402567C" w14:textId="77777777" w:rsidR="00B50B46" w:rsidRDefault="00000000">
            <w:pPr>
              <w:keepNext/>
              <w:spacing w:after="60"/>
              <w:jc w:val="center"/>
              <w:rPr>
                <w:del w:id="797" w:author="L’auteur" w:date="2026-04-24T09:20:00Z"/>
              </w:rPr>
            </w:pPr>
            <w:del w:id="798" w:author="L’auteur" w:date="2026-04-24T09:20:00Z">
              <w:r>
                <w:rPr>
                  <w:rFonts w:ascii="Calibri" w:hAnsi="Calibri"/>
                  <w:sz w:val="20"/>
                </w:rPr>
                <w:delText>56.2</w:delText>
              </w:r>
            </w:del>
          </w:p>
        </w:tc>
        <w:tc>
          <w:tcPr>
            <w:tcW w:w="0" w:type="auto"/>
            <w:tcBorders>
              <w:top w:val="single" w:sz="0" w:space="0" w:color="D3D3D3"/>
              <w:left w:val="single" w:sz="0" w:space="0" w:color="D3D3D3"/>
              <w:bottom w:val="single" w:sz="0" w:space="0" w:color="D3D3D3"/>
              <w:right w:val="single" w:sz="0" w:space="0" w:color="D3D3D3"/>
            </w:tcBorders>
          </w:tcPr>
          <w:p w14:paraId="68BC9774" w14:textId="77777777" w:rsidR="00B50B46" w:rsidRDefault="00000000">
            <w:pPr>
              <w:keepNext/>
              <w:spacing w:after="60"/>
              <w:jc w:val="center"/>
              <w:rPr>
                <w:del w:id="799" w:author="L’auteur" w:date="2026-04-24T09:20:00Z"/>
              </w:rPr>
            </w:pPr>
            <w:del w:id="800" w:author="L’auteur" w:date="2026-04-24T09:20:00Z">
              <w:r>
                <w:rPr>
                  <w:rFonts w:ascii="Calibri" w:hAnsi="Calibri"/>
                  <w:sz w:val="20"/>
                </w:rPr>
                <w:delText>58.4</w:delText>
              </w:r>
            </w:del>
          </w:p>
        </w:tc>
      </w:tr>
      <w:tr w:rsidR="00B50B46" w14:paraId="615D743F" w14:textId="77777777">
        <w:trPr>
          <w:cantSplit/>
          <w:jc w:val="center"/>
          <w:del w:id="80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74E9561" w14:textId="77777777" w:rsidR="00B50B46" w:rsidRDefault="00000000">
            <w:pPr>
              <w:keepNext/>
              <w:spacing w:after="60"/>
              <w:jc w:val="center"/>
              <w:rPr>
                <w:del w:id="802" w:author="L’auteur" w:date="2026-04-24T09:20:00Z"/>
              </w:rPr>
            </w:pPr>
            <w:del w:id="803" w:author="L’auteur" w:date="2026-04-24T09:20:00Z">
              <w:r>
                <w:rPr>
                  <w:rFonts w:ascii="Calibri" w:hAnsi="Calibri"/>
                  <w:sz w:val="20"/>
                </w:rPr>
                <w:delText>Bolivia</w:delText>
              </w:r>
            </w:del>
          </w:p>
        </w:tc>
        <w:tc>
          <w:tcPr>
            <w:tcW w:w="0" w:type="auto"/>
            <w:tcBorders>
              <w:top w:val="single" w:sz="0" w:space="0" w:color="D3D3D3"/>
              <w:left w:val="single" w:sz="0" w:space="0" w:color="D3D3D3"/>
              <w:bottom w:val="single" w:sz="0" w:space="0" w:color="D3D3D3"/>
              <w:right w:val="single" w:sz="0" w:space="0" w:color="D3D3D3"/>
            </w:tcBorders>
          </w:tcPr>
          <w:p w14:paraId="3CC55A0B" w14:textId="77777777" w:rsidR="00B50B46" w:rsidRDefault="00000000">
            <w:pPr>
              <w:keepNext/>
              <w:spacing w:after="60"/>
              <w:jc w:val="center"/>
              <w:rPr>
                <w:del w:id="804" w:author="L’auteur" w:date="2026-04-24T09:20:00Z"/>
              </w:rPr>
            </w:pPr>
            <w:del w:id="805" w:author="L’auteur" w:date="2026-04-24T09:20:00Z">
              <w:r>
                <w:rPr>
                  <w:rFonts w:ascii="Calibri" w:hAnsi="Calibri"/>
                  <w:sz w:val="20"/>
                </w:rPr>
                <w:delText>20.9</w:delText>
              </w:r>
            </w:del>
          </w:p>
        </w:tc>
        <w:tc>
          <w:tcPr>
            <w:tcW w:w="0" w:type="auto"/>
            <w:tcBorders>
              <w:top w:val="single" w:sz="0" w:space="0" w:color="D3D3D3"/>
              <w:left w:val="single" w:sz="0" w:space="0" w:color="D3D3D3"/>
              <w:bottom w:val="single" w:sz="0" w:space="0" w:color="D3D3D3"/>
              <w:right w:val="single" w:sz="0" w:space="0" w:color="D3D3D3"/>
            </w:tcBorders>
          </w:tcPr>
          <w:p w14:paraId="7A1C2D7C" w14:textId="77777777" w:rsidR="00B50B46" w:rsidRDefault="00000000">
            <w:pPr>
              <w:keepNext/>
              <w:spacing w:after="60"/>
              <w:jc w:val="center"/>
              <w:rPr>
                <w:del w:id="806" w:author="L’auteur" w:date="2026-04-24T09:20:00Z"/>
              </w:rPr>
            </w:pPr>
            <w:del w:id="807" w:author="L’auteur" w:date="2026-04-24T09:20:00Z">
              <w:r>
                <w:rPr>
                  <w:rFonts w:ascii="Calibri" w:hAnsi="Calibri"/>
                  <w:sz w:val="20"/>
                </w:rPr>
                <w:delText>23.3</w:delText>
              </w:r>
            </w:del>
          </w:p>
        </w:tc>
        <w:tc>
          <w:tcPr>
            <w:tcW w:w="0" w:type="auto"/>
            <w:tcBorders>
              <w:top w:val="single" w:sz="0" w:space="0" w:color="D3D3D3"/>
              <w:left w:val="single" w:sz="0" w:space="0" w:color="D3D3D3"/>
              <w:bottom w:val="single" w:sz="0" w:space="0" w:color="D3D3D3"/>
              <w:right w:val="single" w:sz="0" w:space="0" w:color="D3D3D3"/>
            </w:tcBorders>
          </w:tcPr>
          <w:p w14:paraId="2609F7EB" w14:textId="77777777" w:rsidR="00B50B46" w:rsidRDefault="00000000">
            <w:pPr>
              <w:keepNext/>
              <w:spacing w:after="60"/>
              <w:jc w:val="center"/>
              <w:rPr>
                <w:del w:id="808" w:author="L’auteur" w:date="2026-04-24T09:20:00Z"/>
              </w:rPr>
            </w:pPr>
            <w:del w:id="809" w:author="L’auteur" w:date="2026-04-24T09:20:00Z">
              <w:r>
                <w:rPr>
                  <w:rFonts w:ascii="Calibri" w:hAnsi="Calibri"/>
                  <w:sz w:val="20"/>
                </w:rPr>
                <w:delText>33.4</w:delText>
              </w:r>
            </w:del>
          </w:p>
        </w:tc>
        <w:tc>
          <w:tcPr>
            <w:tcW w:w="0" w:type="auto"/>
            <w:tcBorders>
              <w:top w:val="single" w:sz="0" w:space="0" w:color="D3D3D3"/>
              <w:left w:val="single" w:sz="0" w:space="0" w:color="D3D3D3"/>
              <w:bottom w:val="single" w:sz="0" w:space="0" w:color="D3D3D3"/>
              <w:right w:val="single" w:sz="0" w:space="0" w:color="D3D3D3"/>
            </w:tcBorders>
          </w:tcPr>
          <w:p w14:paraId="6778AE3D" w14:textId="77777777" w:rsidR="00B50B46" w:rsidRDefault="00000000">
            <w:pPr>
              <w:keepNext/>
              <w:spacing w:after="60"/>
              <w:jc w:val="center"/>
              <w:rPr>
                <w:del w:id="810" w:author="L’auteur" w:date="2026-04-24T09:20:00Z"/>
              </w:rPr>
            </w:pPr>
            <w:del w:id="811" w:author="L’auteur" w:date="2026-04-24T09:20:00Z">
              <w:r>
                <w:rPr>
                  <w:rFonts w:ascii="Calibri" w:hAnsi="Calibri"/>
                  <w:sz w:val="20"/>
                </w:rPr>
                <w:delText>38.4</w:delText>
              </w:r>
            </w:del>
          </w:p>
        </w:tc>
        <w:tc>
          <w:tcPr>
            <w:tcW w:w="0" w:type="auto"/>
            <w:tcBorders>
              <w:top w:val="single" w:sz="0" w:space="0" w:color="D3D3D3"/>
              <w:left w:val="single" w:sz="0" w:space="0" w:color="D3D3D3"/>
              <w:bottom w:val="single" w:sz="0" w:space="0" w:color="D3D3D3"/>
              <w:right w:val="single" w:sz="0" w:space="0" w:color="D3D3D3"/>
            </w:tcBorders>
          </w:tcPr>
          <w:p w14:paraId="1BC13906" w14:textId="77777777" w:rsidR="00B50B46" w:rsidRDefault="00000000">
            <w:pPr>
              <w:keepNext/>
              <w:spacing w:after="60"/>
              <w:jc w:val="center"/>
              <w:rPr>
                <w:del w:id="812" w:author="L’auteur" w:date="2026-04-24T09:20:00Z"/>
              </w:rPr>
            </w:pPr>
            <w:del w:id="813" w:author="L’auteur" w:date="2026-04-24T09:20:00Z">
              <w:r>
                <w:rPr>
                  <w:rFonts w:ascii="Calibri" w:hAnsi="Calibri"/>
                  <w:sz w:val="20"/>
                </w:rPr>
                <w:delText>22.2</w:delText>
              </w:r>
            </w:del>
          </w:p>
        </w:tc>
        <w:tc>
          <w:tcPr>
            <w:tcW w:w="0" w:type="auto"/>
            <w:tcBorders>
              <w:top w:val="single" w:sz="0" w:space="0" w:color="D3D3D3"/>
              <w:left w:val="single" w:sz="0" w:space="0" w:color="D3D3D3"/>
              <w:bottom w:val="single" w:sz="0" w:space="0" w:color="D3D3D3"/>
              <w:right w:val="single" w:sz="0" w:space="0" w:color="D3D3D3"/>
            </w:tcBorders>
          </w:tcPr>
          <w:p w14:paraId="5EB54D01" w14:textId="77777777" w:rsidR="00B50B46" w:rsidRDefault="00000000">
            <w:pPr>
              <w:keepNext/>
              <w:spacing w:after="60"/>
              <w:jc w:val="center"/>
              <w:rPr>
                <w:del w:id="814" w:author="L’auteur" w:date="2026-04-24T09:20:00Z"/>
              </w:rPr>
            </w:pPr>
            <w:del w:id="815" w:author="L’auteur" w:date="2026-04-24T09:20:00Z">
              <w:r>
                <w:rPr>
                  <w:rFonts w:ascii="Calibri" w:hAnsi="Calibri"/>
                  <w:sz w:val="20"/>
                </w:rPr>
                <w:delText>31.0</w:delText>
              </w:r>
            </w:del>
          </w:p>
        </w:tc>
        <w:tc>
          <w:tcPr>
            <w:tcW w:w="0" w:type="auto"/>
            <w:tcBorders>
              <w:top w:val="single" w:sz="0" w:space="0" w:color="D3D3D3"/>
              <w:left w:val="single" w:sz="0" w:space="0" w:color="D3D3D3"/>
              <w:bottom w:val="single" w:sz="0" w:space="0" w:color="D3D3D3"/>
              <w:right w:val="single" w:sz="0" w:space="0" w:color="D3D3D3"/>
            </w:tcBorders>
          </w:tcPr>
          <w:p w14:paraId="6C58178C" w14:textId="77777777" w:rsidR="00B50B46" w:rsidRDefault="00000000">
            <w:pPr>
              <w:keepNext/>
              <w:spacing w:after="60"/>
              <w:jc w:val="center"/>
              <w:rPr>
                <w:del w:id="816" w:author="L’auteur" w:date="2026-04-24T09:20:00Z"/>
              </w:rPr>
            </w:pPr>
            <w:del w:id="817" w:author="L’auteur" w:date="2026-04-24T09:20:00Z">
              <w:r>
                <w:rPr>
                  <w:rFonts w:ascii="Calibri" w:hAnsi="Calibri"/>
                  <w:sz w:val="20"/>
                </w:rPr>
                <w:delText>61.3</w:delText>
              </w:r>
            </w:del>
          </w:p>
        </w:tc>
        <w:tc>
          <w:tcPr>
            <w:tcW w:w="0" w:type="auto"/>
            <w:tcBorders>
              <w:top w:val="single" w:sz="0" w:space="0" w:color="D3D3D3"/>
              <w:left w:val="single" w:sz="0" w:space="0" w:color="D3D3D3"/>
              <w:bottom w:val="single" w:sz="0" w:space="0" w:color="D3D3D3"/>
              <w:right w:val="single" w:sz="0" w:space="0" w:color="D3D3D3"/>
            </w:tcBorders>
          </w:tcPr>
          <w:p w14:paraId="0A8C3D30" w14:textId="77777777" w:rsidR="00B50B46" w:rsidRDefault="00000000">
            <w:pPr>
              <w:keepNext/>
              <w:spacing w:after="60"/>
              <w:jc w:val="center"/>
              <w:rPr>
                <w:del w:id="818" w:author="L’auteur" w:date="2026-04-24T09:20:00Z"/>
              </w:rPr>
            </w:pPr>
            <w:del w:id="819" w:author="L’auteur" w:date="2026-04-24T09:20:00Z">
              <w:r>
                <w:rPr>
                  <w:rFonts w:ascii="Calibri" w:hAnsi="Calibri"/>
                  <w:sz w:val="20"/>
                </w:rPr>
                <w:delText>68.8</w:delText>
              </w:r>
            </w:del>
          </w:p>
        </w:tc>
        <w:tc>
          <w:tcPr>
            <w:tcW w:w="0" w:type="auto"/>
            <w:tcBorders>
              <w:top w:val="single" w:sz="0" w:space="0" w:color="D3D3D3"/>
              <w:left w:val="single" w:sz="0" w:space="0" w:color="D3D3D3"/>
              <w:bottom w:val="single" w:sz="0" w:space="0" w:color="D3D3D3"/>
              <w:right w:val="single" w:sz="0" w:space="0" w:color="D3D3D3"/>
            </w:tcBorders>
          </w:tcPr>
          <w:p w14:paraId="4114207F" w14:textId="77777777" w:rsidR="00B50B46" w:rsidRDefault="00000000">
            <w:pPr>
              <w:keepNext/>
              <w:spacing w:after="60"/>
              <w:jc w:val="center"/>
              <w:rPr>
                <w:del w:id="820" w:author="L’auteur" w:date="2026-04-24T09:20:00Z"/>
              </w:rPr>
            </w:pPr>
            <w:del w:id="821" w:author="L’auteur" w:date="2026-04-24T09:20:00Z">
              <w:r>
                <w:rPr>
                  <w:rFonts w:ascii="Calibri" w:hAnsi="Calibri"/>
                  <w:sz w:val="20"/>
                </w:rPr>
                <w:delText>21.1</w:delText>
              </w:r>
            </w:del>
          </w:p>
        </w:tc>
        <w:tc>
          <w:tcPr>
            <w:tcW w:w="0" w:type="auto"/>
            <w:tcBorders>
              <w:top w:val="single" w:sz="0" w:space="0" w:color="D3D3D3"/>
              <w:left w:val="single" w:sz="0" w:space="0" w:color="D3D3D3"/>
              <w:bottom w:val="single" w:sz="0" w:space="0" w:color="D3D3D3"/>
              <w:right w:val="single" w:sz="0" w:space="0" w:color="D3D3D3"/>
            </w:tcBorders>
          </w:tcPr>
          <w:p w14:paraId="3C2F7B9B" w14:textId="77777777" w:rsidR="00B50B46" w:rsidRDefault="00000000">
            <w:pPr>
              <w:keepNext/>
              <w:spacing w:after="60"/>
              <w:jc w:val="center"/>
              <w:rPr>
                <w:del w:id="822" w:author="L’auteur" w:date="2026-04-24T09:20:00Z"/>
              </w:rPr>
            </w:pPr>
            <w:del w:id="823" w:author="L’auteur" w:date="2026-04-24T09:20:00Z">
              <w:r>
                <w:rPr>
                  <w:rFonts w:ascii="Calibri" w:hAnsi="Calibri"/>
                  <w:sz w:val="20"/>
                </w:rPr>
                <w:delText>25.8</w:delText>
              </w:r>
            </w:del>
          </w:p>
        </w:tc>
        <w:tc>
          <w:tcPr>
            <w:tcW w:w="0" w:type="auto"/>
            <w:tcBorders>
              <w:top w:val="single" w:sz="0" w:space="0" w:color="D3D3D3"/>
              <w:left w:val="single" w:sz="0" w:space="0" w:color="D3D3D3"/>
              <w:bottom w:val="single" w:sz="0" w:space="0" w:color="D3D3D3"/>
              <w:right w:val="single" w:sz="0" w:space="0" w:color="D3D3D3"/>
            </w:tcBorders>
          </w:tcPr>
          <w:p w14:paraId="04A5D07D" w14:textId="77777777" w:rsidR="00B50B46" w:rsidRDefault="00000000">
            <w:pPr>
              <w:keepNext/>
              <w:spacing w:after="60"/>
              <w:jc w:val="center"/>
              <w:rPr>
                <w:del w:id="824" w:author="L’auteur" w:date="2026-04-24T09:20:00Z"/>
              </w:rPr>
            </w:pPr>
            <w:del w:id="825" w:author="L’auteur" w:date="2026-04-24T09:20:00Z">
              <w:r>
                <w:rPr>
                  <w:rFonts w:ascii="Calibri" w:hAnsi="Calibri"/>
                  <w:sz w:val="20"/>
                </w:rPr>
                <w:delText>58.3</w:delText>
              </w:r>
            </w:del>
          </w:p>
        </w:tc>
        <w:tc>
          <w:tcPr>
            <w:tcW w:w="0" w:type="auto"/>
            <w:tcBorders>
              <w:top w:val="single" w:sz="0" w:space="0" w:color="D3D3D3"/>
              <w:left w:val="single" w:sz="0" w:space="0" w:color="D3D3D3"/>
              <w:bottom w:val="single" w:sz="0" w:space="0" w:color="D3D3D3"/>
              <w:right w:val="single" w:sz="0" w:space="0" w:color="D3D3D3"/>
            </w:tcBorders>
          </w:tcPr>
          <w:p w14:paraId="683C0374" w14:textId="77777777" w:rsidR="00B50B46" w:rsidRDefault="00000000">
            <w:pPr>
              <w:keepNext/>
              <w:spacing w:after="60"/>
              <w:jc w:val="center"/>
              <w:rPr>
                <w:del w:id="826" w:author="L’auteur" w:date="2026-04-24T09:20:00Z"/>
              </w:rPr>
            </w:pPr>
            <w:del w:id="827" w:author="L’auteur" w:date="2026-04-24T09:20:00Z">
              <w:r>
                <w:rPr>
                  <w:rFonts w:ascii="Calibri" w:hAnsi="Calibri"/>
                  <w:sz w:val="20"/>
                </w:rPr>
                <w:delText>63.0</w:delText>
              </w:r>
            </w:del>
          </w:p>
        </w:tc>
      </w:tr>
      <w:tr w:rsidR="00B50B46" w14:paraId="30DF02DF" w14:textId="77777777">
        <w:trPr>
          <w:cantSplit/>
          <w:jc w:val="center"/>
          <w:del w:id="828"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9417F6F" w14:textId="77777777" w:rsidR="00B50B46" w:rsidRDefault="00000000">
            <w:pPr>
              <w:keepNext/>
              <w:spacing w:after="60"/>
              <w:jc w:val="center"/>
              <w:rPr>
                <w:del w:id="829" w:author="L’auteur" w:date="2026-04-24T09:20:00Z"/>
              </w:rPr>
            </w:pPr>
            <w:del w:id="830" w:author="L’auteur" w:date="2026-04-24T09:20:00Z">
              <w:r>
                <w:rPr>
                  <w:rFonts w:ascii="Calibri" w:hAnsi="Calibri"/>
                  <w:sz w:val="20"/>
                </w:rPr>
                <w:delText>Burkina Faso</w:delText>
              </w:r>
            </w:del>
          </w:p>
        </w:tc>
        <w:tc>
          <w:tcPr>
            <w:tcW w:w="0" w:type="auto"/>
            <w:tcBorders>
              <w:top w:val="single" w:sz="0" w:space="0" w:color="D3D3D3"/>
              <w:left w:val="single" w:sz="0" w:space="0" w:color="D3D3D3"/>
              <w:bottom w:val="single" w:sz="0" w:space="0" w:color="D3D3D3"/>
              <w:right w:val="single" w:sz="0" w:space="0" w:color="D3D3D3"/>
            </w:tcBorders>
          </w:tcPr>
          <w:p w14:paraId="40C2AA67" w14:textId="77777777" w:rsidR="00B50B46" w:rsidRDefault="00000000">
            <w:pPr>
              <w:keepNext/>
              <w:spacing w:after="60"/>
              <w:jc w:val="center"/>
              <w:rPr>
                <w:del w:id="831" w:author="L’auteur" w:date="2026-04-24T09:20:00Z"/>
              </w:rPr>
            </w:pPr>
            <w:del w:id="832" w:author="L’auteur" w:date="2026-04-24T09:20:00Z">
              <w:r>
                <w:rPr>
                  <w:rFonts w:ascii="Calibri" w:hAnsi="Calibri"/>
                  <w:sz w:val="20"/>
                </w:rPr>
                <w:delText>14.2</w:delText>
              </w:r>
            </w:del>
          </w:p>
        </w:tc>
        <w:tc>
          <w:tcPr>
            <w:tcW w:w="0" w:type="auto"/>
            <w:tcBorders>
              <w:top w:val="single" w:sz="0" w:space="0" w:color="D3D3D3"/>
              <w:left w:val="single" w:sz="0" w:space="0" w:color="D3D3D3"/>
              <w:bottom w:val="single" w:sz="0" w:space="0" w:color="D3D3D3"/>
              <w:right w:val="single" w:sz="0" w:space="0" w:color="D3D3D3"/>
            </w:tcBorders>
          </w:tcPr>
          <w:p w14:paraId="07100C89" w14:textId="77777777" w:rsidR="00B50B46" w:rsidRDefault="00000000">
            <w:pPr>
              <w:keepNext/>
              <w:spacing w:after="60"/>
              <w:jc w:val="center"/>
              <w:rPr>
                <w:del w:id="833" w:author="L’auteur" w:date="2026-04-24T09:20:00Z"/>
              </w:rPr>
            </w:pPr>
            <w:del w:id="834" w:author="L’auteur" w:date="2026-04-24T09:20:00Z">
              <w:r>
                <w:rPr>
                  <w:rFonts w:ascii="Calibri" w:hAnsi="Calibri"/>
                  <w:sz w:val="20"/>
                </w:rPr>
                <w:delText>16.6</w:delText>
              </w:r>
            </w:del>
          </w:p>
        </w:tc>
        <w:tc>
          <w:tcPr>
            <w:tcW w:w="0" w:type="auto"/>
            <w:tcBorders>
              <w:top w:val="single" w:sz="0" w:space="0" w:color="D3D3D3"/>
              <w:left w:val="single" w:sz="0" w:space="0" w:color="D3D3D3"/>
              <w:bottom w:val="single" w:sz="0" w:space="0" w:color="D3D3D3"/>
              <w:right w:val="single" w:sz="0" w:space="0" w:color="D3D3D3"/>
            </w:tcBorders>
          </w:tcPr>
          <w:p w14:paraId="0DBD9274" w14:textId="77777777" w:rsidR="00B50B46" w:rsidRDefault="00000000">
            <w:pPr>
              <w:keepNext/>
              <w:spacing w:after="60"/>
              <w:jc w:val="center"/>
              <w:rPr>
                <w:del w:id="835" w:author="L’auteur" w:date="2026-04-24T09:20:00Z"/>
              </w:rPr>
            </w:pPr>
            <w:del w:id="836" w:author="L’auteur" w:date="2026-04-24T09:20:00Z">
              <w:r>
                <w:rPr>
                  <w:rFonts w:ascii="Calibri" w:hAnsi="Calibri"/>
                  <w:sz w:val="20"/>
                </w:rPr>
                <w:delText>33.3</w:delText>
              </w:r>
            </w:del>
          </w:p>
        </w:tc>
        <w:tc>
          <w:tcPr>
            <w:tcW w:w="0" w:type="auto"/>
            <w:tcBorders>
              <w:top w:val="single" w:sz="0" w:space="0" w:color="D3D3D3"/>
              <w:left w:val="single" w:sz="0" w:space="0" w:color="D3D3D3"/>
              <w:bottom w:val="single" w:sz="0" w:space="0" w:color="D3D3D3"/>
              <w:right w:val="single" w:sz="0" w:space="0" w:color="D3D3D3"/>
            </w:tcBorders>
          </w:tcPr>
          <w:p w14:paraId="3CA825D6" w14:textId="77777777" w:rsidR="00B50B46" w:rsidRDefault="00000000">
            <w:pPr>
              <w:keepNext/>
              <w:spacing w:after="60"/>
              <w:jc w:val="center"/>
              <w:rPr>
                <w:del w:id="837" w:author="L’auteur" w:date="2026-04-24T09:20:00Z"/>
              </w:rPr>
            </w:pPr>
            <w:del w:id="838" w:author="L’auteur" w:date="2026-04-24T09:20:00Z">
              <w:r>
                <w:rPr>
                  <w:rFonts w:ascii="Calibri" w:hAnsi="Calibri"/>
                  <w:sz w:val="20"/>
                </w:rPr>
                <w:delText>38.8</w:delText>
              </w:r>
            </w:del>
          </w:p>
        </w:tc>
        <w:tc>
          <w:tcPr>
            <w:tcW w:w="0" w:type="auto"/>
            <w:tcBorders>
              <w:top w:val="single" w:sz="0" w:space="0" w:color="D3D3D3"/>
              <w:left w:val="single" w:sz="0" w:space="0" w:color="D3D3D3"/>
              <w:bottom w:val="single" w:sz="0" w:space="0" w:color="D3D3D3"/>
              <w:right w:val="single" w:sz="0" w:space="0" w:color="D3D3D3"/>
            </w:tcBorders>
          </w:tcPr>
          <w:p w14:paraId="19C05757" w14:textId="77777777" w:rsidR="00B50B46" w:rsidRDefault="00000000">
            <w:pPr>
              <w:keepNext/>
              <w:spacing w:after="60"/>
              <w:jc w:val="center"/>
              <w:rPr>
                <w:del w:id="839" w:author="L’auteur" w:date="2026-04-24T09:20:00Z"/>
              </w:rPr>
            </w:pPr>
            <w:del w:id="840" w:author="L’auteur" w:date="2026-04-24T09:20: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02E35ADC" w14:textId="77777777" w:rsidR="00B50B46" w:rsidRDefault="00000000">
            <w:pPr>
              <w:keepNext/>
              <w:spacing w:after="60"/>
              <w:jc w:val="center"/>
              <w:rPr>
                <w:del w:id="841" w:author="L’auteur" w:date="2026-04-24T09:20:00Z"/>
              </w:rPr>
            </w:pPr>
            <w:del w:id="842" w:author="L’auteur" w:date="2026-04-24T09:20: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67214A83" w14:textId="77777777" w:rsidR="00B50B46" w:rsidRDefault="00000000">
            <w:pPr>
              <w:keepNext/>
              <w:spacing w:after="60"/>
              <w:jc w:val="center"/>
              <w:rPr>
                <w:del w:id="843" w:author="L’auteur" w:date="2026-04-24T09:20:00Z"/>
              </w:rPr>
            </w:pPr>
            <w:del w:id="844" w:author="L’auteur" w:date="2026-04-24T09:20:00Z">
              <w:r>
                <w:rPr>
                  <w:rFonts w:ascii="Calibri" w:hAnsi="Calibri"/>
                  <w:sz w:val="20"/>
                </w:rPr>
                <w:delText>31.0</w:delText>
              </w:r>
            </w:del>
          </w:p>
        </w:tc>
        <w:tc>
          <w:tcPr>
            <w:tcW w:w="0" w:type="auto"/>
            <w:tcBorders>
              <w:top w:val="single" w:sz="0" w:space="0" w:color="D3D3D3"/>
              <w:left w:val="single" w:sz="0" w:space="0" w:color="D3D3D3"/>
              <w:bottom w:val="single" w:sz="0" w:space="0" w:color="D3D3D3"/>
              <w:right w:val="single" w:sz="0" w:space="0" w:color="D3D3D3"/>
            </w:tcBorders>
          </w:tcPr>
          <w:p w14:paraId="03348453" w14:textId="77777777" w:rsidR="00B50B46" w:rsidRDefault="00000000">
            <w:pPr>
              <w:keepNext/>
              <w:spacing w:after="60"/>
              <w:jc w:val="center"/>
              <w:rPr>
                <w:del w:id="845" w:author="L’auteur" w:date="2026-04-24T09:20:00Z"/>
              </w:rPr>
            </w:pPr>
            <w:del w:id="846" w:author="L’auteur" w:date="2026-04-24T09:20:00Z">
              <w:r>
                <w:rPr>
                  <w:rFonts w:ascii="Calibri" w:hAnsi="Calibri"/>
                  <w:sz w:val="20"/>
                </w:rPr>
                <w:delText>42.7</w:delText>
              </w:r>
            </w:del>
          </w:p>
        </w:tc>
        <w:tc>
          <w:tcPr>
            <w:tcW w:w="0" w:type="auto"/>
            <w:tcBorders>
              <w:top w:val="single" w:sz="0" w:space="0" w:color="D3D3D3"/>
              <w:left w:val="single" w:sz="0" w:space="0" w:color="D3D3D3"/>
              <w:bottom w:val="single" w:sz="0" w:space="0" w:color="D3D3D3"/>
              <w:right w:val="single" w:sz="0" w:space="0" w:color="D3D3D3"/>
            </w:tcBorders>
          </w:tcPr>
          <w:p w14:paraId="10C50A85" w14:textId="77777777" w:rsidR="00B50B46" w:rsidRDefault="00000000">
            <w:pPr>
              <w:keepNext/>
              <w:spacing w:after="60"/>
              <w:jc w:val="center"/>
              <w:rPr>
                <w:del w:id="847" w:author="L’auteur" w:date="2026-04-24T09:20:00Z"/>
              </w:rPr>
            </w:pPr>
            <w:del w:id="848" w:author="L’auteur" w:date="2026-04-24T09:20: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723143CB" w14:textId="77777777" w:rsidR="00B50B46" w:rsidRDefault="00000000">
            <w:pPr>
              <w:keepNext/>
              <w:spacing w:after="60"/>
              <w:jc w:val="center"/>
              <w:rPr>
                <w:del w:id="849" w:author="L’auteur" w:date="2026-04-24T09:20:00Z"/>
              </w:rPr>
            </w:pPr>
            <w:del w:id="850" w:author="L’auteur" w:date="2026-04-24T09:20:00Z">
              <w:r>
                <w:rPr>
                  <w:rFonts w:ascii="Calibri" w:hAnsi="Calibri"/>
                  <w:sz w:val="20"/>
                </w:rPr>
                <w:delText>7.8</w:delText>
              </w:r>
            </w:del>
          </w:p>
        </w:tc>
        <w:tc>
          <w:tcPr>
            <w:tcW w:w="0" w:type="auto"/>
            <w:tcBorders>
              <w:top w:val="single" w:sz="0" w:space="0" w:color="D3D3D3"/>
              <w:left w:val="single" w:sz="0" w:space="0" w:color="D3D3D3"/>
              <w:bottom w:val="single" w:sz="0" w:space="0" w:color="D3D3D3"/>
              <w:right w:val="single" w:sz="0" w:space="0" w:color="D3D3D3"/>
            </w:tcBorders>
          </w:tcPr>
          <w:p w14:paraId="6702AB6B" w14:textId="77777777" w:rsidR="00B50B46" w:rsidRDefault="00000000">
            <w:pPr>
              <w:keepNext/>
              <w:spacing w:after="60"/>
              <w:jc w:val="center"/>
              <w:rPr>
                <w:del w:id="851" w:author="L’auteur" w:date="2026-04-24T09:20:00Z"/>
              </w:rPr>
            </w:pPr>
            <w:del w:id="852" w:author="L’auteur" w:date="2026-04-24T09:20:00Z">
              <w:r>
                <w:rPr>
                  <w:rFonts w:ascii="Calibri" w:hAnsi="Calibri"/>
                  <w:sz w:val="20"/>
                </w:rPr>
                <w:delText>31.5</w:delText>
              </w:r>
            </w:del>
          </w:p>
        </w:tc>
        <w:tc>
          <w:tcPr>
            <w:tcW w:w="0" w:type="auto"/>
            <w:tcBorders>
              <w:top w:val="single" w:sz="0" w:space="0" w:color="D3D3D3"/>
              <w:left w:val="single" w:sz="0" w:space="0" w:color="D3D3D3"/>
              <w:bottom w:val="single" w:sz="0" w:space="0" w:color="D3D3D3"/>
              <w:right w:val="single" w:sz="0" w:space="0" w:color="D3D3D3"/>
            </w:tcBorders>
          </w:tcPr>
          <w:p w14:paraId="6C771EA1" w14:textId="77777777" w:rsidR="00B50B46" w:rsidRDefault="00000000">
            <w:pPr>
              <w:keepNext/>
              <w:spacing w:after="60"/>
              <w:jc w:val="center"/>
              <w:rPr>
                <w:del w:id="853" w:author="L’auteur" w:date="2026-04-24T09:20:00Z"/>
              </w:rPr>
            </w:pPr>
            <w:del w:id="854" w:author="L’auteur" w:date="2026-04-24T09:20:00Z">
              <w:r>
                <w:rPr>
                  <w:rFonts w:ascii="Calibri" w:hAnsi="Calibri"/>
                  <w:sz w:val="20"/>
                </w:rPr>
                <w:delText>45.8</w:delText>
              </w:r>
            </w:del>
          </w:p>
        </w:tc>
      </w:tr>
      <w:tr w:rsidR="00B50B46" w14:paraId="766ECD62" w14:textId="77777777">
        <w:trPr>
          <w:cantSplit/>
          <w:jc w:val="center"/>
          <w:del w:id="855"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767DEC91" w14:textId="77777777" w:rsidR="00B50B46" w:rsidRDefault="00000000">
            <w:pPr>
              <w:keepNext/>
              <w:spacing w:after="60"/>
              <w:jc w:val="center"/>
              <w:rPr>
                <w:del w:id="856" w:author="L’auteur" w:date="2026-04-24T09:20:00Z"/>
              </w:rPr>
            </w:pPr>
            <w:del w:id="857" w:author="L’auteur" w:date="2026-04-24T09:20:00Z">
              <w:r>
                <w:rPr>
                  <w:rFonts w:ascii="Calibri" w:hAnsi="Calibri"/>
                  <w:sz w:val="20"/>
                </w:rPr>
                <w:delText>Burundi</w:delText>
              </w:r>
            </w:del>
          </w:p>
        </w:tc>
        <w:tc>
          <w:tcPr>
            <w:tcW w:w="0" w:type="auto"/>
            <w:tcBorders>
              <w:top w:val="single" w:sz="0" w:space="0" w:color="D3D3D3"/>
              <w:left w:val="single" w:sz="0" w:space="0" w:color="D3D3D3"/>
              <w:bottom w:val="single" w:sz="0" w:space="0" w:color="D3D3D3"/>
              <w:right w:val="single" w:sz="0" w:space="0" w:color="D3D3D3"/>
            </w:tcBorders>
          </w:tcPr>
          <w:p w14:paraId="57E9626C" w14:textId="77777777" w:rsidR="00B50B46" w:rsidRDefault="00000000">
            <w:pPr>
              <w:keepNext/>
              <w:spacing w:after="60"/>
              <w:jc w:val="center"/>
              <w:rPr>
                <w:del w:id="858" w:author="L’auteur" w:date="2026-04-24T09:20:00Z"/>
              </w:rPr>
            </w:pPr>
            <w:del w:id="859" w:author="L’auteur" w:date="2026-04-24T09:20: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2F71AADE" w14:textId="77777777" w:rsidR="00B50B46" w:rsidRDefault="00000000">
            <w:pPr>
              <w:keepNext/>
              <w:spacing w:after="60"/>
              <w:jc w:val="center"/>
              <w:rPr>
                <w:del w:id="860" w:author="L’auteur" w:date="2026-04-24T09:20:00Z"/>
              </w:rPr>
            </w:pPr>
            <w:del w:id="861" w:author="L’auteur" w:date="2026-04-24T09:20: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36B4D420" w14:textId="77777777" w:rsidR="00B50B46" w:rsidRDefault="00000000">
            <w:pPr>
              <w:keepNext/>
              <w:spacing w:after="60"/>
              <w:jc w:val="center"/>
              <w:rPr>
                <w:del w:id="862" w:author="L’auteur" w:date="2026-04-24T09:20:00Z"/>
              </w:rPr>
            </w:pPr>
            <w:del w:id="863" w:author="L’auteur" w:date="2026-04-24T09:20:00Z">
              <w:r>
                <w:rPr>
                  <w:rFonts w:ascii="Calibri" w:hAnsi="Calibri"/>
                  <w:sz w:val="20"/>
                </w:rPr>
                <w:delText>40.8</w:delText>
              </w:r>
            </w:del>
          </w:p>
        </w:tc>
        <w:tc>
          <w:tcPr>
            <w:tcW w:w="0" w:type="auto"/>
            <w:tcBorders>
              <w:top w:val="single" w:sz="0" w:space="0" w:color="D3D3D3"/>
              <w:left w:val="single" w:sz="0" w:space="0" w:color="D3D3D3"/>
              <w:bottom w:val="single" w:sz="0" w:space="0" w:color="D3D3D3"/>
              <w:right w:val="single" w:sz="0" w:space="0" w:color="D3D3D3"/>
            </w:tcBorders>
          </w:tcPr>
          <w:p w14:paraId="523AA26C" w14:textId="77777777" w:rsidR="00B50B46" w:rsidRDefault="00000000">
            <w:pPr>
              <w:keepNext/>
              <w:spacing w:after="60"/>
              <w:jc w:val="center"/>
              <w:rPr>
                <w:del w:id="864" w:author="L’auteur" w:date="2026-04-24T09:20:00Z"/>
              </w:rPr>
            </w:pPr>
            <w:del w:id="865" w:author="L’auteur" w:date="2026-04-24T09:20:00Z">
              <w:r>
                <w:rPr>
                  <w:rFonts w:ascii="Calibri" w:hAnsi="Calibri"/>
                  <w:sz w:val="20"/>
                </w:rPr>
                <w:delText>41.4</w:delText>
              </w:r>
            </w:del>
          </w:p>
        </w:tc>
        <w:tc>
          <w:tcPr>
            <w:tcW w:w="0" w:type="auto"/>
            <w:tcBorders>
              <w:top w:val="single" w:sz="0" w:space="0" w:color="D3D3D3"/>
              <w:left w:val="single" w:sz="0" w:space="0" w:color="D3D3D3"/>
              <w:bottom w:val="single" w:sz="0" w:space="0" w:color="D3D3D3"/>
              <w:right w:val="single" w:sz="0" w:space="0" w:color="D3D3D3"/>
            </w:tcBorders>
          </w:tcPr>
          <w:p w14:paraId="2E75D80F" w14:textId="77777777" w:rsidR="00B50B46" w:rsidRDefault="00000000">
            <w:pPr>
              <w:keepNext/>
              <w:spacing w:after="60"/>
              <w:jc w:val="center"/>
              <w:rPr>
                <w:del w:id="866" w:author="L’auteur" w:date="2026-04-24T09:20:00Z"/>
              </w:rPr>
            </w:pPr>
            <w:del w:id="867"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79EE9495" w14:textId="77777777" w:rsidR="00B50B46" w:rsidRDefault="00000000">
            <w:pPr>
              <w:keepNext/>
              <w:spacing w:after="60"/>
              <w:jc w:val="center"/>
              <w:rPr>
                <w:del w:id="868" w:author="L’auteur" w:date="2026-04-24T09:20:00Z"/>
              </w:rPr>
            </w:pPr>
            <w:del w:id="869"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50C70FDD" w14:textId="77777777" w:rsidR="00B50B46" w:rsidRDefault="00000000">
            <w:pPr>
              <w:keepNext/>
              <w:spacing w:after="60"/>
              <w:jc w:val="center"/>
              <w:rPr>
                <w:del w:id="870" w:author="L’auteur" w:date="2026-04-24T09:20:00Z"/>
              </w:rPr>
            </w:pPr>
            <w:del w:id="871" w:author="L’auteur" w:date="2026-04-24T09:20:00Z">
              <w:r>
                <w:rPr>
                  <w:rFonts w:ascii="Calibri" w:hAnsi="Calibri"/>
                  <w:sz w:val="20"/>
                </w:rPr>
                <w:delText>40.1</w:delText>
              </w:r>
            </w:del>
          </w:p>
        </w:tc>
        <w:tc>
          <w:tcPr>
            <w:tcW w:w="0" w:type="auto"/>
            <w:tcBorders>
              <w:top w:val="single" w:sz="0" w:space="0" w:color="D3D3D3"/>
              <w:left w:val="single" w:sz="0" w:space="0" w:color="D3D3D3"/>
              <w:bottom w:val="single" w:sz="0" w:space="0" w:color="D3D3D3"/>
              <w:right w:val="single" w:sz="0" w:space="0" w:color="D3D3D3"/>
            </w:tcBorders>
          </w:tcPr>
          <w:p w14:paraId="7FB87550" w14:textId="77777777" w:rsidR="00B50B46" w:rsidRDefault="00000000">
            <w:pPr>
              <w:keepNext/>
              <w:spacing w:after="60"/>
              <w:jc w:val="center"/>
              <w:rPr>
                <w:del w:id="872" w:author="L’auteur" w:date="2026-04-24T09:20:00Z"/>
              </w:rPr>
            </w:pPr>
            <w:del w:id="873" w:author="L’auteur" w:date="2026-04-24T09:20:00Z">
              <w:r>
                <w:rPr>
                  <w:rFonts w:ascii="Calibri" w:hAnsi="Calibri"/>
                  <w:sz w:val="20"/>
                </w:rPr>
                <w:delText>44.7</w:delText>
              </w:r>
            </w:del>
          </w:p>
        </w:tc>
        <w:tc>
          <w:tcPr>
            <w:tcW w:w="0" w:type="auto"/>
            <w:tcBorders>
              <w:top w:val="single" w:sz="0" w:space="0" w:color="D3D3D3"/>
              <w:left w:val="single" w:sz="0" w:space="0" w:color="D3D3D3"/>
              <w:bottom w:val="single" w:sz="0" w:space="0" w:color="D3D3D3"/>
              <w:right w:val="single" w:sz="0" w:space="0" w:color="D3D3D3"/>
            </w:tcBorders>
          </w:tcPr>
          <w:p w14:paraId="62796AB5" w14:textId="77777777" w:rsidR="00B50B46" w:rsidRDefault="00000000">
            <w:pPr>
              <w:keepNext/>
              <w:spacing w:after="60"/>
              <w:jc w:val="center"/>
              <w:rPr>
                <w:del w:id="874" w:author="L’auteur" w:date="2026-04-24T09:20:00Z"/>
              </w:rPr>
            </w:pPr>
            <w:del w:id="875" w:author="L’auteur" w:date="2026-04-24T09:20: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66FF8A47" w14:textId="77777777" w:rsidR="00B50B46" w:rsidRDefault="00000000">
            <w:pPr>
              <w:keepNext/>
              <w:spacing w:after="60"/>
              <w:jc w:val="center"/>
              <w:rPr>
                <w:del w:id="876" w:author="L’auteur" w:date="2026-04-24T09:20:00Z"/>
              </w:rPr>
            </w:pPr>
            <w:del w:id="877" w:author="L’auteur" w:date="2026-04-24T09:20: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7468AE8A" w14:textId="77777777" w:rsidR="00B50B46" w:rsidRDefault="00000000">
            <w:pPr>
              <w:keepNext/>
              <w:spacing w:after="60"/>
              <w:jc w:val="center"/>
              <w:rPr>
                <w:del w:id="878" w:author="L’auteur" w:date="2026-04-24T09:20:00Z"/>
              </w:rPr>
            </w:pPr>
            <w:del w:id="879" w:author="L’auteur" w:date="2026-04-24T09:20:00Z">
              <w:r>
                <w:rPr>
                  <w:rFonts w:ascii="Calibri" w:hAnsi="Calibri"/>
                  <w:sz w:val="20"/>
                </w:rPr>
                <w:delText>39.6</w:delText>
              </w:r>
            </w:del>
          </w:p>
        </w:tc>
        <w:tc>
          <w:tcPr>
            <w:tcW w:w="0" w:type="auto"/>
            <w:tcBorders>
              <w:top w:val="single" w:sz="0" w:space="0" w:color="D3D3D3"/>
              <w:left w:val="single" w:sz="0" w:space="0" w:color="D3D3D3"/>
              <w:bottom w:val="single" w:sz="0" w:space="0" w:color="D3D3D3"/>
              <w:right w:val="single" w:sz="0" w:space="0" w:color="D3D3D3"/>
            </w:tcBorders>
          </w:tcPr>
          <w:p w14:paraId="6EFCE1C9" w14:textId="77777777" w:rsidR="00B50B46" w:rsidRDefault="00000000">
            <w:pPr>
              <w:keepNext/>
              <w:spacing w:after="60"/>
              <w:jc w:val="center"/>
              <w:rPr>
                <w:del w:id="880" w:author="L’auteur" w:date="2026-04-24T09:20:00Z"/>
              </w:rPr>
            </w:pPr>
            <w:del w:id="881" w:author="L’auteur" w:date="2026-04-24T09:20:00Z">
              <w:r>
                <w:rPr>
                  <w:rFonts w:ascii="Calibri" w:hAnsi="Calibri"/>
                  <w:sz w:val="20"/>
                </w:rPr>
                <w:delText>43.9</w:delText>
              </w:r>
            </w:del>
          </w:p>
        </w:tc>
      </w:tr>
      <w:tr w:rsidR="00B50B46" w14:paraId="157D2641" w14:textId="77777777">
        <w:trPr>
          <w:cantSplit/>
          <w:jc w:val="center"/>
          <w:del w:id="88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3CA2210" w14:textId="77777777" w:rsidR="00B50B46" w:rsidRDefault="00000000">
            <w:pPr>
              <w:keepNext/>
              <w:spacing w:after="60"/>
              <w:jc w:val="center"/>
              <w:rPr>
                <w:del w:id="883" w:author="L’auteur" w:date="2026-04-24T09:20:00Z"/>
              </w:rPr>
            </w:pPr>
            <w:del w:id="884" w:author="L’auteur" w:date="2026-04-24T09:20:00Z">
              <w:r>
                <w:rPr>
                  <w:rFonts w:ascii="Calibri" w:hAnsi="Calibri"/>
                  <w:sz w:val="20"/>
                </w:rPr>
                <w:delText>Cabo Verde</w:delText>
              </w:r>
            </w:del>
          </w:p>
        </w:tc>
        <w:tc>
          <w:tcPr>
            <w:tcW w:w="0" w:type="auto"/>
            <w:tcBorders>
              <w:top w:val="single" w:sz="0" w:space="0" w:color="D3D3D3"/>
              <w:left w:val="single" w:sz="0" w:space="0" w:color="D3D3D3"/>
              <w:bottom w:val="single" w:sz="0" w:space="0" w:color="D3D3D3"/>
              <w:right w:val="single" w:sz="0" w:space="0" w:color="D3D3D3"/>
            </w:tcBorders>
          </w:tcPr>
          <w:p w14:paraId="4C898439" w14:textId="77777777" w:rsidR="00B50B46" w:rsidRDefault="00000000">
            <w:pPr>
              <w:keepNext/>
              <w:spacing w:after="60"/>
              <w:jc w:val="center"/>
              <w:rPr>
                <w:del w:id="885" w:author="L’auteur" w:date="2026-04-24T09:20:00Z"/>
              </w:rPr>
            </w:pPr>
            <w:del w:id="886"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2A25254" w14:textId="77777777" w:rsidR="00B50B46" w:rsidRDefault="00000000">
            <w:pPr>
              <w:keepNext/>
              <w:spacing w:after="60"/>
              <w:jc w:val="center"/>
              <w:rPr>
                <w:del w:id="887" w:author="L’auteur" w:date="2026-04-24T09:20:00Z"/>
              </w:rPr>
            </w:pPr>
            <w:del w:id="888" w:author="L’auteur" w:date="2026-04-24T09:20:00Z">
              <w:r>
                <w:rPr>
                  <w:rFonts w:ascii="Calibri" w:hAnsi="Calibri"/>
                  <w:sz w:val="20"/>
                </w:rPr>
                <w:delText>18.4</w:delText>
              </w:r>
            </w:del>
          </w:p>
        </w:tc>
        <w:tc>
          <w:tcPr>
            <w:tcW w:w="0" w:type="auto"/>
            <w:tcBorders>
              <w:top w:val="single" w:sz="0" w:space="0" w:color="D3D3D3"/>
              <w:left w:val="single" w:sz="0" w:space="0" w:color="D3D3D3"/>
              <w:bottom w:val="single" w:sz="0" w:space="0" w:color="D3D3D3"/>
              <w:right w:val="single" w:sz="0" w:space="0" w:color="D3D3D3"/>
            </w:tcBorders>
          </w:tcPr>
          <w:p w14:paraId="383D2F44" w14:textId="77777777" w:rsidR="00B50B46" w:rsidRDefault="00000000">
            <w:pPr>
              <w:keepNext/>
              <w:spacing w:after="60"/>
              <w:jc w:val="center"/>
              <w:rPr>
                <w:del w:id="889" w:author="L’auteur" w:date="2026-04-24T09:20:00Z"/>
              </w:rPr>
            </w:pPr>
            <w:del w:id="89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E4B19DF" w14:textId="77777777" w:rsidR="00B50B46" w:rsidRDefault="00000000">
            <w:pPr>
              <w:keepNext/>
              <w:spacing w:after="60"/>
              <w:jc w:val="center"/>
              <w:rPr>
                <w:del w:id="891" w:author="L’auteur" w:date="2026-04-24T09:20:00Z"/>
              </w:rPr>
            </w:pPr>
            <w:del w:id="892" w:author="L’auteur" w:date="2026-04-24T09:20:00Z">
              <w:r>
                <w:rPr>
                  <w:rFonts w:ascii="Calibri" w:hAnsi="Calibri"/>
                  <w:sz w:val="20"/>
                </w:rPr>
                <w:delText>94.9</w:delText>
              </w:r>
            </w:del>
          </w:p>
        </w:tc>
        <w:tc>
          <w:tcPr>
            <w:tcW w:w="0" w:type="auto"/>
            <w:tcBorders>
              <w:top w:val="single" w:sz="0" w:space="0" w:color="D3D3D3"/>
              <w:left w:val="single" w:sz="0" w:space="0" w:color="D3D3D3"/>
              <w:bottom w:val="single" w:sz="0" w:space="0" w:color="D3D3D3"/>
              <w:right w:val="single" w:sz="0" w:space="0" w:color="D3D3D3"/>
            </w:tcBorders>
          </w:tcPr>
          <w:p w14:paraId="422C5581" w14:textId="77777777" w:rsidR="00B50B46" w:rsidRDefault="00000000">
            <w:pPr>
              <w:keepNext/>
              <w:spacing w:after="60"/>
              <w:jc w:val="center"/>
              <w:rPr>
                <w:del w:id="893" w:author="L’auteur" w:date="2026-04-24T09:20:00Z"/>
              </w:rPr>
            </w:pPr>
            <w:del w:id="89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9D9195E" w14:textId="77777777" w:rsidR="00B50B46" w:rsidRDefault="00000000">
            <w:pPr>
              <w:keepNext/>
              <w:spacing w:after="60"/>
              <w:jc w:val="center"/>
              <w:rPr>
                <w:del w:id="895" w:author="L’auteur" w:date="2026-04-24T09:20:00Z"/>
              </w:rPr>
            </w:pPr>
            <w:del w:id="896" w:author="L’auteur" w:date="2026-04-24T09:20:00Z">
              <w:r>
                <w:rPr>
                  <w:rFonts w:ascii="Calibri" w:hAnsi="Calibri"/>
                  <w:sz w:val="20"/>
                </w:rPr>
                <w:delText>8.8</w:delText>
              </w:r>
            </w:del>
          </w:p>
        </w:tc>
        <w:tc>
          <w:tcPr>
            <w:tcW w:w="0" w:type="auto"/>
            <w:tcBorders>
              <w:top w:val="single" w:sz="0" w:space="0" w:color="D3D3D3"/>
              <w:left w:val="single" w:sz="0" w:space="0" w:color="D3D3D3"/>
              <w:bottom w:val="single" w:sz="0" w:space="0" w:color="D3D3D3"/>
              <w:right w:val="single" w:sz="0" w:space="0" w:color="D3D3D3"/>
            </w:tcBorders>
          </w:tcPr>
          <w:p w14:paraId="58AF0D61" w14:textId="77777777" w:rsidR="00B50B46" w:rsidRDefault="00000000">
            <w:pPr>
              <w:keepNext/>
              <w:spacing w:after="60"/>
              <w:jc w:val="center"/>
              <w:rPr>
                <w:del w:id="897" w:author="L’auteur" w:date="2026-04-24T09:20:00Z"/>
              </w:rPr>
            </w:pPr>
            <w:del w:id="89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EA12119" w14:textId="77777777" w:rsidR="00B50B46" w:rsidRDefault="00000000">
            <w:pPr>
              <w:keepNext/>
              <w:spacing w:after="60"/>
              <w:jc w:val="center"/>
              <w:rPr>
                <w:del w:id="899" w:author="L’auteur" w:date="2026-04-24T09:20:00Z"/>
              </w:rPr>
            </w:pPr>
            <w:del w:id="900" w:author="L’auteur" w:date="2026-04-24T09:20:00Z">
              <w:r>
                <w:rPr>
                  <w:rFonts w:ascii="Calibri" w:hAnsi="Calibri"/>
                  <w:sz w:val="20"/>
                </w:rPr>
                <w:delText>96.0</w:delText>
              </w:r>
            </w:del>
          </w:p>
        </w:tc>
        <w:tc>
          <w:tcPr>
            <w:tcW w:w="0" w:type="auto"/>
            <w:tcBorders>
              <w:top w:val="single" w:sz="0" w:space="0" w:color="D3D3D3"/>
              <w:left w:val="single" w:sz="0" w:space="0" w:color="D3D3D3"/>
              <w:bottom w:val="single" w:sz="0" w:space="0" w:color="D3D3D3"/>
              <w:right w:val="single" w:sz="0" w:space="0" w:color="D3D3D3"/>
            </w:tcBorders>
          </w:tcPr>
          <w:p w14:paraId="167F9447" w14:textId="77777777" w:rsidR="00B50B46" w:rsidRDefault="00000000">
            <w:pPr>
              <w:keepNext/>
              <w:spacing w:after="60"/>
              <w:jc w:val="center"/>
              <w:rPr>
                <w:del w:id="901" w:author="L’auteur" w:date="2026-04-24T09:20:00Z"/>
              </w:rPr>
            </w:pPr>
            <w:del w:id="90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7681341" w14:textId="77777777" w:rsidR="00B50B46" w:rsidRDefault="00000000">
            <w:pPr>
              <w:keepNext/>
              <w:spacing w:after="60"/>
              <w:jc w:val="center"/>
              <w:rPr>
                <w:del w:id="903" w:author="L’auteur" w:date="2026-04-24T09:20:00Z"/>
              </w:rPr>
            </w:pPr>
            <w:del w:id="904" w:author="L’auteur" w:date="2026-04-24T09:20:00Z">
              <w:r>
                <w:rPr>
                  <w:rFonts w:ascii="Calibri" w:hAnsi="Calibri"/>
                  <w:sz w:val="20"/>
                </w:rPr>
                <w:delText>14.1</w:delText>
              </w:r>
            </w:del>
          </w:p>
        </w:tc>
        <w:tc>
          <w:tcPr>
            <w:tcW w:w="0" w:type="auto"/>
            <w:tcBorders>
              <w:top w:val="single" w:sz="0" w:space="0" w:color="D3D3D3"/>
              <w:left w:val="single" w:sz="0" w:space="0" w:color="D3D3D3"/>
              <w:bottom w:val="single" w:sz="0" w:space="0" w:color="D3D3D3"/>
              <w:right w:val="single" w:sz="0" w:space="0" w:color="D3D3D3"/>
            </w:tcBorders>
          </w:tcPr>
          <w:p w14:paraId="2EB76594" w14:textId="77777777" w:rsidR="00B50B46" w:rsidRDefault="00000000">
            <w:pPr>
              <w:keepNext/>
              <w:spacing w:after="60"/>
              <w:jc w:val="center"/>
              <w:rPr>
                <w:del w:id="905" w:author="L’auteur" w:date="2026-04-24T09:20:00Z"/>
              </w:rPr>
            </w:pPr>
            <w:del w:id="906"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CC0A4C0" w14:textId="77777777" w:rsidR="00B50B46" w:rsidRDefault="00000000">
            <w:pPr>
              <w:keepNext/>
              <w:spacing w:after="60"/>
              <w:jc w:val="center"/>
              <w:rPr>
                <w:del w:id="907" w:author="L’auteur" w:date="2026-04-24T09:20:00Z"/>
              </w:rPr>
            </w:pPr>
            <w:del w:id="908" w:author="L’auteur" w:date="2026-04-24T09:20:00Z">
              <w:r>
                <w:rPr>
                  <w:rFonts w:ascii="Calibri" w:hAnsi="Calibri"/>
                  <w:sz w:val="20"/>
                </w:rPr>
                <w:delText>94.6</w:delText>
              </w:r>
            </w:del>
          </w:p>
        </w:tc>
      </w:tr>
      <w:tr w:rsidR="00B50B46" w14:paraId="4CFF3129" w14:textId="77777777">
        <w:trPr>
          <w:cantSplit/>
          <w:jc w:val="center"/>
          <w:del w:id="90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7D31508B" w14:textId="77777777" w:rsidR="00B50B46" w:rsidRDefault="00000000">
            <w:pPr>
              <w:keepNext/>
              <w:spacing w:after="60"/>
              <w:jc w:val="center"/>
              <w:rPr>
                <w:del w:id="910" w:author="L’auteur" w:date="2026-04-24T09:20:00Z"/>
              </w:rPr>
            </w:pPr>
            <w:del w:id="911" w:author="L’auteur" w:date="2026-04-24T09:20:00Z">
              <w:r>
                <w:rPr>
                  <w:rFonts w:ascii="Calibri" w:hAnsi="Calibri"/>
                  <w:sz w:val="20"/>
                </w:rPr>
                <w:delText>Cambodia</w:delText>
              </w:r>
            </w:del>
          </w:p>
        </w:tc>
        <w:tc>
          <w:tcPr>
            <w:tcW w:w="0" w:type="auto"/>
            <w:tcBorders>
              <w:top w:val="single" w:sz="0" w:space="0" w:color="D3D3D3"/>
              <w:left w:val="single" w:sz="0" w:space="0" w:color="D3D3D3"/>
              <w:bottom w:val="single" w:sz="0" w:space="0" w:color="D3D3D3"/>
              <w:right w:val="single" w:sz="0" w:space="0" w:color="D3D3D3"/>
            </w:tcBorders>
          </w:tcPr>
          <w:p w14:paraId="67EBE8E4" w14:textId="77777777" w:rsidR="00B50B46" w:rsidRDefault="00000000">
            <w:pPr>
              <w:keepNext/>
              <w:spacing w:after="60"/>
              <w:jc w:val="center"/>
              <w:rPr>
                <w:del w:id="912" w:author="L’auteur" w:date="2026-04-24T09:20:00Z"/>
              </w:rPr>
            </w:pPr>
            <w:del w:id="913" w:author="L’auteur" w:date="2026-04-24T09:20:00Z">
              <w:r>
                <w:rPr>
                  <w:rFonts w:ascii="Calibri" w:hAnsi="Calibri"/>
                  <w:sz w:val="20"/>
                </w:rPr>
                <w:delText>14.1</w:delText>
              </w:r>
            </w:del>
          </w:p>
        </w:tc>
        <w:tc>
          <w:tcPr>
            <w:tcW w:w="0" w:type="auto"/>
            <w:tcBorders>
              <w:top w:val="single" w:sz="0" w:space="0" w:color="D3D3D3"/>
              <w:left w:val="single" w:sz="0" w:space="0" w:color="D3D3D3"/>
              <w:bottom w:val="single" w:sz="0" w:space="0" w:color="D3D3D3"/>
              <w:right w:val="single" w:sz="0" w:space="0" w:color="D3D3D3"/>
            </w:tcBorders>
          </w:tcPr>
          <w:p w14:paraId="60527188" w14:textId="77777777" w:rsidR="00B50B46" w:rsidRDefault="00000000">
            <w:pPr>
              <w:keepNext/>
              <w:spacing w:after="60"/>
              <w:jc w:val="center"/>
              <w:rPr>
                <w:del w:id="914" w:author="L’auteur" w:date="2026-04-24T09:20:00Z"/>
              </w:rPr>
            </w:pPr>
            <w:del w:id="915" w:author="L’auteur" w:date="2026-04-24T09:20:00Z">
              <w:r>
                <w:rPr>
                  <w:rFonts w:ascii="Calibri" w:hAnsi="Calibri"/>
                  <w:sz w:val="20"/>
                </w:rPr>
                <w:delText>39.9</w:delText>
              </w:r>
            </w:del>
          </w:p>
        </w:tc>
        <w:tc>
          <w:tcPr>
            <w:tcW w:w="0" w:type="auto"/>
            <w:tcBorders>
              <w:top w:val="single" w:sz="0" w:space="0" w:color="D3D3D3"/>
              <w:left w:val="single" w:sz="0" w:space="0" w:color="D3D3D3"/>
              <w:bottom w:val="single" w:sz="0" w:space="0" w:color="D3D3D3"/>
              <w:right w:val="single" w:sz="0" w:space="0" w:color="D3D3D3"/>
            </w:tcBorders>
          </w:tcPr>
          <w:p w14:paraId="55DA4E2A" w14:textId="77777777" w:rsidR="00B50B46" w:rsidRDefault="00000000">
            <w:pPr>
              <w:keepNext/>
              <w:spacing w:after="60"/>
              <w:jc w:val="center"/>
              <w:rPr>
                <w:del w:id="916" w:author="L’auteur" w:date="2026-04-24T09:20:00Z"/>
              </w:rPr>
            </w:pPr>
            <w:del w:id="917" w:author="L’auteur" w:date="2026-04-24T09:20:00Z">
              <w:r>
                <w:rPr>
                  <w:rFonts w:ascii="Calibri" w:hAnsi="Calibri"/>
                  <w:sz w:val="20"/>
                </w:rPr>
                <w:delText>34.3</w:delText>
              </w:r>
            </w:del>
          </w:p>
        </w:tc>
        <w:tc>
          <w:tcPr>
            <w:tcW w:w="0" w:type="auto"/>
            <w:tcBorders>
              <w:top w:val="single" w:sz="0" w:space="0" w:color="D3D3D3"/>
              <w:left w:val="single" w:sz="0" w:space="0" w:color="D3D3D3"/>
              <w:bottom w:val="single" w:sz="0" w:space="0" w:color="D3D3D3"/>
              <w:right w:val="single" w:sz="0" w:space="0" w:color="D3D3D3"/>
            </w:tcBorders>
          </w:tcPr>
          <w:p w14:paraId="32F58058" w14:textId="77777777" w:rsidR="00B50B46" w:rsidRDefault="00000000">
            <w:pPr>
              <w:keepNext/>
              <w:spacing w:after="60"/>
              <w:jc w:val="center"/>
              <w:rPr>
                <w:del w:id="918" w:author="L’auteur" w:date="2026-04-24T09:20:00Z"/>
              </w:rPr>
            </w:pPr>
            <w:del w:id="919" w:author="L’auteur" w:date="2026-04-24T09:20:00Z">
              <w:r>
                <w:rPr>
                  <w:rFonts w:ascii="Calibri" w:hAnsi="Calibri"/>
                  <w:sz w:val="20"/>
                </w:rPr>
                <w:delText>68.5</w:delText>
              </w:r>
            </w:del>
          </w:p>
        </w:tc>
        <w:tc>
          <w:tcPr>
            <w:tcW w:w="0" w:type="auto"/>
            <w:tcBorders>
              <w:top w:val="single" w:sz="0" w:space="0" w:color="D3D3D3"/>
              <w:left w:val="single" w:sz="0" w:space="0" w:color="D3D3D3"/>
              <w:bottom w:val="single" w:sz="0" w:space="0" w:color="D3D3D3"/>
              <w:right w:val="single" w:sz="0" w:space="0" w:color="D3D3D3"/>
            </w:tcBorders>
          </w:tcPr>
          <w:p w14:paraId="0F4976B4" w14:textId="77777777" w:rsidR="00B50B46" w:rsidRDefault="00000000">
            <w:pPr>
              <w:keepNext/>
              <w:spacing w:after="60"/>
              <w:jc w:val="center"/>
              <w:rPr>
                <w:del w:id="920" w:author="L’auteur" w:date="2026-04-24T09:20:00Z"/>
              </w:rPr>
            </w:pPr>
            <w:del w:id="921" w:author="L’auteur" w:date="2026-04-24T09:20:00Z">
              <w:r>
                <w:rPr>
                  <w:rFonts w:ascii="Calibri" w:hAnsi="Calibri"/>
                  <w:sz w:val="20"/>
                </w:rPr>
                <w:delText>2.1</w:delText>
              </w:r>
            </w:del>
          </w:p>
        </w:tc>
        <w:tc>
          <w:tcPr>
            <w:tcW w:w="0" w:type="auto"/>
            <w:tcBorders>
              <w:top w:val="single" w:sz="0" w:space="0" w:color="D3D3D3"/>
              <w:left w:val="single" w:sz="0" w:space="0" w:color="D3D3D3"/>
              <w:bottom w:val="single" w:sz="0" w:space="0" w:color="D3D3D3"/>
              <w:right w:val="single" w:sz="0" w:space="0" w:color="D3D3D3"/>
            </w:tcBorders>
          </w:tcPr>
          <w:p w14:paraId="105B9CDA" w14:textId="77777777" w:rsidR="00B50B46" w:rsidRDefault="00000000">
            <w:pPr>
              <w:keepNext/>
              <w:spacing w:after="60"/>
              <w:jc w:val="center"/>
              <w:rPr>
                <w:del w:id="922" w:author="L’auteur" w:date="2026-04-24T09:20:00Z"/>
              </w:rPr>
            </w:pPr>
            <w:del w:id="923" w:author="L’auteur" w:date="2026-04-24T09:20:00Z">
              <w:r>
                <w:rPr>
                  <w:rFonts w:ascii="Calibri" w:hAnsi="Calibri"/>
                  <w:sz w:val="20"/>
                </w:rPr>
                <w:delText>5.3</w:delText>
              </w:r>
            </w:del>
          </w:p>
        </w:tc>
        <w:tc>
          <w:tcPr>
            <w:tcW w:w="0" w:type="auto"/>
            <w:tcBorders>
              <w:top w:val="single" w:sz="0" w:space="0" w:color="D3D3D3"/>
              <w:left w:val="single" w:sz="0" w:space="0" w:color="D3D3D3"/>
              <w:bottom w:val="single" w:sz="0" w:space="0" w:color="D3D3D3"/>
              <w:right w:val="single" w:sz="0" w:space="0" w:color="D3D3D3"/>
            </w:tcBorders>
          </w:tcPr>
          <w:p w14:paraId="259D1949" w14:textId="77777777" w:rsidR="00B50B46" w:rsidRDefault="00000000">
            <w:pPr>
              <w:keepNext/>
              <w:spacing w:after="60"/>
              <w:jc w:val="center"/>
              <w:rPr>
                <w:del w:id="924" w:author="L’auteur" w:date="2026-04-24T09:20:00Z"/>
              </w:rPr>
            </w:pPr>
            <w:del w:id="925" w:author="L’auteur" w:date="2026-04-24T09:20:00Z">
              <w:r>
                <w:rPr>
                  <w:rFonts w:ascii="Calibri" w:hAnsi="Calibri"/>
                  <w:sz w:val="20"/>
                </w:rPr>
                <w:delText>13.5</w:delText>
              </w:r>
            </w:del>
          </w:p>
        </w:tc>
        <w:tc>
          <w:tcPr>
            <w:tcW w:w="0" w:type="auto"/>
            <w:tcBorders>
              <w:top w:val="single" w:sz="0" w:space="0" w:color="D3D3D3"/>
              <w:left w:val="single" w:sz="0" w:space="0" w:color="D3D3D3"/>
              <w:bottom w:val="single" w:sz="0" w:space="0" w:color="D3D3D3"/>
              <w:right w:val="single" w:sz="0" w:space="0" w:color="D3D3D3"/>
            </w:tcBorders>
          </w:tcPr>
          <w:p w14:paraId="16DFC0F1" w14:textId="77777777" w:rsidR="00B50B46" w:rsidRDefault="00000000">
            <w:pPr>
              <w:keepNext/>
              <w:spacing w:after="60"/>
              <w:jc w:val="center"/>
              <w:rPr>
                <w:del w:id="926" w:author="L’auteur" w:date="2026-04-24T09:20:00Z"/>
              </w:rPr>
            </w:pPr>
            <w:del w:id="927" w:author="L’auteur" w:date="2026-04-24T09:20:00Z">
              <w:r>
                <w:rPr>
                  <w:rFonts w:ascii="Calibri" w:hAnsi="Calibri"/>
                  <w:sz w:val="20"/>
                </w:rPr>
                <w:delText>30.7</w:delText>
              </w:r>
            </w:del>
          </w:p>
        </w:tc>
        <w:tc>
          <w:tcPr>
            <w:tcW w:w="0" w:type="auto"/>
            <w:tcBorders>
              <w:top w:val="single" w:sz="0" w:space="0" w:color="D3D3D3"/>
              <w:left w:val="single" w:sz="0" w:space="0" w:color="D3D3D3"/>
              <w:bottom w:val="single" w:sz="0" w:space="0" w:color="D3D3D3"/>
              <w:right w:val="single" w:sz="0" w:space="0" w:color="D3D3D3"/>
            </w:tcBorders>
          </w:tcPr>
          <w:p w14:paraId="20F9929A" w14:textId="77777777" w:rsidR="00B50B46" w:rsidRDefault="00000000">
            <w:pPr>
              <w:keepNext/>
              <w:spacing w:after="60"/>
              <w:jc w:val="center"/>
              <w:rPr>
                <w:del w:id="928" w:author="L’auteur" w:date="2026-04-24T09:20:00Z"/>
              </w:rPr>
            </w:pPr>
            <w:del w:id="929" w:author="L’auteur" w:date="2026-04-24T09:20: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2179E880" w14:textId="77777777" w:rsidR="00B50B46" w:rsidRDefault="00000000">
            <w:pPr>
              <w:keepNext/>
              <w:spacing w:after="60"/>
              <w:jc w:val="center"/>
              <w:rPr>
                <w:del w:id="930" w:author="L’auteur" w:date="2026-04-24T09:20:00Z"/>
              </w:rPr>
            </w:pPr>
            <w:del w:id="931" w:author="L’auteur" w:date="2026-04-24T09:20: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5CD94613" w14:textId="77777777" w:rsidR="00B50B46" w:rsidRDefault="00000000">
            <w:pPr>
              <w:keepNext/>
              <w:spacing w:after="60"/>
              <w:jc w:val="center"/>
              <w:rPr>
                <w:del w:id="932" w:author="L’auteur" w:date="2026-04-24T09:20:00Z"/>
              </w:rPr>
            </w:pPr>
            <w:del w:id="933" w:author="L’auteur" w:date="2026-04-24T09:20:00Z">
              <w:r>
                <w:rPr>
                  <w:rFonts w:ascii="Calibri" w:hAnsi="Calibri"/>
                  <w:sz w:val="20"/>
                </w:rPr>
                <w:delText>13.6</w:delText>
              </w:r>
            </w:del>
          </w:p>
        </w:tc>
        <w:tc>
          <w:tcPr>
            <w:tcW w:w="0" w:type="auto"/>
            <w:tcBorders>
              <w:top w:val="single" w:sz="0" w:space="0" w:color="D3D3D3"/>
              <w:left w:val="single" w:sz="0" w:space="0" w:color="D3D3D3"/>
              <w:bottom w:val="single" w:sz="0" w:space="0" w:color="D3D3D3"/>
              <w:right w:val="single" w:sz="0" w:space="0" w:color="D3D3D3"/>
            </w:tcBorders>
          </w:tcPr>
          <w:p w14:paraId="16621CFF" w14:textId="77777777" w:rsidR="00B50B46" w:rsidRDefault="00000000">
            <w:pPr>
              <w:keepNext/>
              <w:spacing w:after="60"/>
              <w:jc w:val="center"/>
              <w:rPr>
                <w:del w:id="934" w:author="L’auteur" w:date="2026-04-24T09:20:00Z"/>
              </w:rPr>
            </w:pPr>
            <w:del w:id="935" w:author="L’auteur" w:date="2026-04-24T09:20:00Z">
              <w:r>
                <w:rPr>
                  <w:rFonts w:ascii="Calibri" w:hAnsi="Calibri"/>
                  <w:sz w:val="20"/>
                </w:rPr>
                <w:delText>31.3</w:delText>
              </w:r>
            </w:del>
          </w:p>
        </w:tc>
      </w:tr>
      <w:tr w:rsidR="00B50B46" w14:paraId="4AB109DE" w14:textId="77777777">
        <w:trPr>
          <w:cantSplit/>
          <w:jc w:val="center"/>
          <w:del w:id="93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750DD984" w14:textId="77777777" w:rsidR="00B50B46" w:rsidRDefault="00000000">
            <w:pPr>
              <w:keepNext/>
              <w:spacing w:after="60"/>
              <w:jc w:val="center"/>
              <w:rPr>
                <w:del w:id="937" w:author="L’auteur" w:date="2026-04-24T09:20:00Z"/>
              </w:rPr>
            </w:pPr>
            <w:del w:id="938" w:author="L’auteur" w:date="2026-04-24T09:20:00Z">
              <w:r>
                <w:rPr>
                  <w:rFonts w:ascii="Calibri" w:hAnsi="Calibri"/>
                  <w:sz w:val="20"/>
                </w:rPr>
                <w:delText>Cameroon</w:delText>
              </w:r>
            </w:del>
          </w:p>
        </w:tc>
        <w:tc>
          <w:tcPr>
            <w:tcW w:w="0" w:type="auto"/>
            <w:tcBorders>
              <w:top w:val="single" w:sz="0" w:space="0" w:color="D3D3D3"/>
              <w:left w:val="single" w:sz="0" w:space="0" w:color="D3D3D3"/>
              <w:bottom w:val="single" w:sz="0" w:space="0" w:color="D3D3D3"/>
              <w:right w:val="single" w:sz="0" w:space="0" w:color="D3D3D3"/>
            </w:tcBorders>
          </w:tcPr>
          <w:p w14:paraId="2F5EA52D" w14:textId="77777777" w:rsidR="00B50B46" w:rsidRDefault="00000000">
            <w:pPr>
              <w:keepNext/>
              <w:spacing w:after="60"/>
              <w:jc w:val="center"/>
              <w:rPr>
                <w:del w:id="939" w:author="L’auteur" w:date="2026-04-24T09:20:00Z"/>
              </w:rPr>
            </w:pPr>
            <w:del w:id="940" w:author="L’auteur" w:date="2026-04-24T09:20: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5CF36B83" w14:textId="77777777" w:rsidR="00B50B46" w:rsidRDefault="00000000">
            <w:pPr>
              <w:keepNext/>
              <w:spacing w:after="60"/>
              <w:jc w:val="center"/>
              <w:rPr>
                <w:del w:id="941" w:author="L’auteur" w:date="2026-04-24T09:20:00Z"/>
              </w:rPr>
            </w:pPr>
            <w:del w:id="942" w:author="L’auteur" w:date="2026-04-24T09:20:00Z">
              <w:r>
                <w:rPr>
                  <w:rFonts w:ascii="Calibri" w:hAnsi="Calibri"/>
                  <w:sz w:val="20"/>
                </w:rPr>
                <w:delText>11.1</w:delText>
              </w:r>
            </w:del>
          </w:p>
        </w:tc>
        <w:tc>
          <w:tcPr>
            <w:tcW w:w="0" w:type="auto"/>
            <w:tcBorders>
              <w:top w:val="single" w:sz="0" w:space="0" w:color="D3D3D3"/>
              <w:left w:val="single" w:sz="0" w:space="0" w:color="D3D3D3"/>
              <w:bottom w:val="single" w:sz="0" w:space="0" w:color="D3D3D3"/>
              <w:right w:val="single" w:sz="0" w:space="0" w:color="D3D3D3"/>
            </w:tcBorders>
          </w:tcPr>
          <w:p w14:paraId="01707B54" w14:textId="77777777" w:rsidR="00B50B46" w:rsidRDefault="00000000">
            <w:pPr>
              <w:keepNext/>
              <w:spacing w:after="60"/>
              <w:jc w:val="center"/>
              <w:rPr>
                <w:del w:id="943" w:author="L’auteur" w:date="2026-04-24T09:20:00Z"/>
              </w:rPr>
            </w:pPr>
            <w:del w:id="944" w:author="L’auteur" w:date="2026-04-24T09:20:00Z">
              <w:r>
                <w:rPr>
                  <w:rFonts w:ascii="Calibri" w:hAnsi="Calibri"/>
                  <w:sz w:val="20"/>
                </w:rPr>
                <w:delText>13.0</w:delText>
              </w:r>
            </w:del>
          </w:p>
        </w:tc>
        <w:tc>
          <w:tcPr>
            <w:tcW w:w="0" w:type="auto"/>
            <w:tcBorders>
              <w:top w:val="single" w:sz="0" w:space="0" w:color="D3D3D3"/>
              <w:left w:val="single" w:sz="0" w:space="0" w:color="D3D3D3"/>
              <w:bottom w:val="single" w:sz="0" w:space="0" w:color="D3D3D3"/>
              <w:right w:val="single" w:sz="0" w:space="0" w:color="D3D3D3"/>
            </w:tcBorders>
          </w:tcPr>
          <w:p w14:paraId="5337E6DC" w14:textId="77777777" w:rsidR="00B50B46" w:rsidRDefault="00000000">
            <w:pPr>
              <w:keepNext/>
              <w:spacing w:after="60"/>
              <w:jc w:val="center"/>
              <w:rPr>
                <w:del w:id="945" w:author="L’auteur" w:date="2026-04-24T09:20:00Z"/>
              </w:rPr>
            </w:pPr>
            <w:del w:id="946" w:author="L’auteur" w:date="2026-04-24T09:20:00Z">
              <w:r>
                <w:rPr>
                  <w:rFonts w:ascii="Calibri" w:hAnsi="Calibri"/>
                  <w:sz w:val="20"/>
                </w:rPr>
                <w:delText>25.4</w:delText>
              </w:r>
            </w:del>
          </w:p>
        </w:tc>
        <w:tc>
          <w:tcPr>
            <w:tcW w:w="0" w:type="auto"/>
            <w:tcBorders>
              <w:top w:val="single" w:sz="0" w:space="0" w:color="D3D3D3"/>
              <w:left w:val="single" w:sz="0" w:space="0" w:color="D3D3D3"/>
              <w:bottom w:val="single" w:sz="0" w:space="0" w:color="D3D3D3"/>
              <w:right w:val="single" w:sz="0" w:space="0" w:color="D3D3D3"/>
            </w:tcBorders>
          </w:tcPr>
          <w:p w14:paraId="22A0593F" w14:textId="77777777" w:rsidR="00B50B46" w:rsidRDefault="00000000">
            <w:pPr>
              <w:keepNext/>
              <w:spacing w:after="60"/>
              <w:jc w:val="center"/>
              <w:rPr>
                <w:del w:id="947" w:author="L’auteur" w:date="2026-04-24T09:20:00Z"/>
              </w:rPr>
            </w:pPr>
            <w:del w:id="948"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7C8C8439" w14:textId="77777777" w:rsidR="00B50B46" w:rsidRDefault="00000000">
            <w:pPr>
              <w:keepNext/>
              <w:spacing w:after="60"/>
              <w:jc w:val="center"/>
              <w:rPr>
                <w:del w:id="949" w:author="L’auteur" w:date="2026-04-24T09:20:00Z"/>
              </w:rPr>
            </w:pPr>
            <w:del w:id="950" w:author="L’auteur" w:date="2026-04-24T09:20: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35B983B5" w14:textId="77777777" w:rsidR="00B50B46" w:rsidRDefault="00000000">
            <w:pPr>
              <w:keepNext/>
              <w:spacing w:after="60"/>
              <w:jc w:val="center"/>
              <w:rPr>
                <w:del w:id="951" w:author="L’auteur" w:date="2026-04-24T09:20:00Z"/>
              </w:rPr>
            </w:pPr>
            <w:del w:id="952" w:author="L’auteur" w:date="2026-04-24T09:20: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28FE7A1E" w14:textId="77777777" w:rsidR="00B50B46" w:rsidRDefault="00000000">
            <w:pPr>
              <w:keepNext/>
              <w:spacing w:after="60"/>
              <w:jc w:val="center"/>
              <w:rPr>
                <w:del w:id="953" w:author="L’auteur" w:date="2026-04-24T09:20:00Z"/>
              </w:rPr>
            </w:pPr>
            <w:del w:id="954" w:author="L’auteur" w:date="2026-04-24T09:20:00Z">
              <w:r>
                <w:rPr>
                  <w:rFonts w:ascii="Calibri" w:hAnsi="Calibri"/>
                  <w:sz w:val="20"/>
                </w:rPr>
                <w:delText>25.1</w:delText>
              </w:r>
            </w:del>
          </w:p>
        </w:tc>
        <w:tc>
          <w:tcPr>
            <w:tcW w:w="0" w:type="auto"/>
            <w:tcBorders>
              <w:top w:val="single" w:sz="0" w:space="0" w:color="D3D3D3"/>
              <w:left w:val="single" w:sz="0" w:space="0" w:color="D3D3D3"/>
              <w:bottom w:val="single" w:sz="0" w:space="0" w:color="D3D3D3"/>
              <w:right w:val="single" w:sz="0" w:space="0" w:color="D3D3D3"/>
            </w:tcBorders>
          </w:tcPr>
          <w:p w14:paraId="459F8FB0" w14:textId="77777777" w:rsidR="00B50B46" w:rsidRDefault="00000000">
            <w:pPr>
              <w:keepNext/>
              <w:spacing w:after="60"/>
              <w:jc w:val="center"/>
              <w:rPr>
                <w:del w:id="955" w:author="L’auteur" w:date="2026-04-24T09:20:00Z"/>
              </w:rPr>
            </w:pPr>
            <w:del w:id="956"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15583506" w14:textId="77777777" w:rsidR="00B50B46" w:rsidRDefault="00000000">
            <w:pPr>
              <w:keepNext/>
              <w:spacing w:after="60"/>
              <w:jc w:val="center"/>
              <w:rPr>
                <w:del w:id="957" w:author="L’auteur" w:date="2026-04-24T09:20:00Z"/>
              </w:rPr>
            </w:pPr>
            <w:del w:id="958" w:author="L’auteur" w:date="2026-04-24T09:20: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73F6D1BC" w14:textId="77777777" w:rsidR="00B50B46" w:rsidRDefault="00000000">
            <w:pPr>
              <w:keepNext/>
              <w:spacing w:after="60"/>
              <w:jc w:val="center"/>
              <w:rPr>
                <w:del w:id="959" w:author="L’auteur" w:date="2026-04-24T09:20:00Z"/>
              </w:rPr>
            </w:pPr>
            <w:del w:id="960" w:author="L’auteur" w:date="2026-04-24T09:20: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5ED92017" w14:textId="77777777" w:rsidR="00B50B46" w:rsidRDefault="00000000">
            <w:pPr>
              <w:keepNext/>
              <w:spacing w:after="60"/>
              <w:jc w:val="center"/>
              <w:rPr>
                <w:del w:id="961" w:author="L’auteur" w:date="2026-04-24T09:20:00Z"/>
              </w:rPr>
            </w:pPr>
            <w:del w:id="962" w:author="L’auteur" w:date="2026-04-24T09:20:00Z">
              <w:r>
                <w:rPr>
                  <w:rFonts w:ascii="Calibri" w:hAnsi="Calibri"/>
                  <w:sz w:val="20"/>
                </w:rPr>
                <w:delText>24.4</w:delText>
              </w:r>
            </w:del>
          </w:p>
        </w:tc>
      </w:tr>
      <w:tr w:rsidR="00B50B46" w14:paraId="01A85F24" w14:textId="77777777">
        <w:trPr>
          <w:cantSplit/>
          <w:jc w:val="center"/>
          <w:del w:id="96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4D458A0" w14:textId="77777777" w:rsidR="00B50B46" w:rsidRDefault="00000000">
            <w:pPr>
              <w:keepNext/>
              <w:spacing w:after="60"/>
              <w:jc w:val="center"/>
              <w:rPr>
                <w:del w:id="964" w:author="L’auteur" w:date="2026-04-24T09:20:00Z"/>
              </w:rPr>
            </w:pPr>
            <w:del w:id="965" w:author="L’auteur" w:date="2026-04-24T09:20:00Z">
              <w:r>
                <w:rPr>
                  <w:rFonts w:ascii="Calibri" w:hAnsi="Calibri"/>
                  <w:sz w:val="20"/>
                </w:rPr>
                <w:delText>Central African Republic</w:delText>
              </w:r>
            </w:del>
          </w:p>
        </w:tc>
        <w:tc>
          <w:tcPr>
            <w:tcW w:w="0" w:type="auto"/>
            <w:tcBorders>
              <w:top w:val="single" w:sz="0" w:space="0" w:color="D3D3D3"/>
              <w:left w:val="single" w:sz="0" w:space="0" w:color="D3D3D3"/>
              <w:bottom w:val="single" w:sz="0" w:space="0" w:color="D3D3D3"/>
              <w:right w:val="single" w:sz="0" w:space="0" w:color="D3D3D3"/>
            </w:tcBorders>
          </w:tcPr>
          <w:p w14:paraId="6158B6D5" w14:textId="77777777" w:rsidR="00B50B46" w:rsidRDefault="00000000">
            <w:pPr>
              <w:keepNext/>
              <w:spacing w:after="60"/>
              <w:jc w:val="center"/>
              <w:rPr>
                <w:del w:id="966" w:author="L’auteur" w:date="2026-04-24T09:20:00Z"/>
              </w:rPr>
            </w:pPr>
            <w:del w:id="967" w:author="L’auteur" w:date="2026-04-24T09:20: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236AF8E0" w14:textId="77777777" w:rsidR="00B50B46" w:rsidRDefault="00000000">
            <w:pPr>
              <w:keepNext/>
              <w:spacing w:after="60"/>
              <w:jc w:val="center"/>
              <w:rPr>
                <w:del w:id="968" w:author="L’auteur" w:date="2026-04-24T09:20:00Z"/>
              </w:rPr>
            </w:pPr>
            <w:del w:id="969" w:author="L’auteur" w:date="2026-04-24T09:20: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59DA67A4" w14:textId="77777777" w:rsidR="00B50B46" w:rsidRDefault="00000000">
            <w:pPr>
              <w:keepNext/>
              <w:spacing w:after="60"/>
              <w:jc w:val="center"/>
              <w:rPr>
                <w:del w:id="970" w:author="L’auteur" w:date="2026-04-24T09:20:00Z"/>
              </w:rPr>
            </w:pPr>
            <w:del w:id="971" w:author="L’auteur" w:date="2026-04-24T09:20:00Z">
              <w:r>
                <w:rPr>
                  <w:rFonts w:ascii="Calibri" w:hAnsi="Calibri"/>
                  <w:sz w:val="20"/>
                </w:rPr>
                <w:delText>21.8</w:delText>
              </w:r>
            </w:del>
          </w:p>
        </w:tc>
        <w:tc>
          <w:tcPr>
            <w:tcW w:w="0" w:type="auto"/>
            <w:tcBorders>
              <w:top w:val="single" w:sz="0" w:space="0" w:color="D3D3D3"/>
              <w:left w:val="single" w:sz="0" w:space="0" w:color="D3D3D3"/>
              <w:bottom w:val="single" w:sz="0" w:space="0" w:color="D3D3D3"/>
              <w:right w:val="single" w:sz="0" w:space="0" w:color="D3D3D3"/>
            </w:tcBorders>
          </w:tcPr>
          <w:p w14:paraId="2AC6D63F" w14:textId="77777777" w:rsidR="00B50B46" w:rsidRDefault="00000000">
            <w:pPr>
              <w:keepNext/>
              <w:spacing w:after="60"/>
              <w:jc w:val="center"/>
              <w:rPr>
                <w:del w:id="972" w:author="L’auteur" w:date="2026-04-24T09:20:00Z"/>
              </w:rPr>
            </w:pPr>
            <w:del w:id="973" w:author="L’auteur" w:date="2026-04-24T09:20:00Z">
              <w:r>
                <w:rPr>
                  <w:rFonts w:ascii="Calibri" w:hAnsi="Calibri"/>
                  <w:sz w:val="20"/>
                </w:rPr>
                <w:delText>21.9</w:delText>
              </w:r>
            </w:del>
          </w:p>
        </w:tc>
        <w:tc>
          <w:tcPr>
            <w:tcW w:w="0" w:type="auto"/>
            <w:tcBorders>
              <w:top w:val="single" w:sz="0" w:space="0" w:color="D3D3D3"/>
              <w:left w:val="single" w:sz="0" w:space="0" w:color="D3D3D3"/>
              <w:bottom w:val="single" w:sz="0" w:space="0" w:color="D3D3D3"/>
              <w:right w:val="single" w:sz="0" w:space="0" w:color="D3D3D3"/>
            </w:tcBorders>
          </w:tcPr>
          <w:p w14:paraId="2915F64C" w14:textId="77777777" w:rsidR="00B50B46" w:rsidRDefault="00000000">
            <w:pPr>
              <w:keepNext/>
              <w:spacing w:after="60"/>
              <w:jc w:val="center"/>
              <w:rPr>
                <w:del w:id="974" w:author="L’auteur" w:date="2026-04-24T09:20:00Z"/>
              </w:rPr>
            </w:pPr>
            <w:del w:id="975"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4A96790E" w14:textId="77777777" w:rsidR="00B50B46" w:rsidRDefault="00000000">
            <w:pPr>
              <w:keepNext/>
              <w:spacing w:after="60"/>
              <w:jc w:val="center"/>
              <w:rPr>
                <w:del w:id="976" w:author="L’auteur" w:date="2026-04-24T09:20:00Z"/>
              </w:rPr>
            </w:pPr>
            <w:del w:id="977"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09AEF7D0" w14:textId="77777777" w:rsidR="00B50B46" w:rsidRDefault="00000000">
            <w:pPr>
              <w:keepNext/>
              <w:spacing w:after="60"/>
              <w:jc w:val="center"/>
              <w:rPr>
                <w:del w:id="978" w:author="L’auteur" w:date="2026-04-24T09:20:00Z"/>
              </w:rPr>
            </w:pPr>
            <w:del w:id="979" w:author="L’auteur" w:date="2026-04-24T09:20:00Z">
              <w:r>
                <w:rPr>
                  <w:rFonts w:ascii="Calibri" w:hAnsi="Calibri"/>
                  <w:sz w:val="20"/>
                </w:rPr>
                <w:delText>19.8</w:delText>
              </w:r>
            </w:del>
          </w:p>
        </w:tc>
        <w:tc>
          <w:tcPr>
            <w:tcW w:w="0" w:type="auto"/>
            <w:tcBorders>
              <w:top w:val="single" w:sz="0" w:space="0" w:color="D3D3D3"/>
              <w:left w:val="single" w:sz="0" w:space="0" w:color="D3D3D3"/>
              <w:bottom w:val="single" w:sz="0" w:space="0" w:color="D3D3D3"/>
              <w:right w:val="single" w:sz="0" w:space="0" w:color="D3D3D3"/>
            </w:tcBorders>
          </w:tcPr>
          <w:p w14:paraId="1865A55B" w14:textId="77777777" w:rsidR="00B50B46" w:rsidRDefault="00000000">
            <w:pPr>
              <w:keepNext/>
              <w:spacing w:after="60"/>
              <w:jc w:val="center"/>
              <w:rPr>
                <w:del w:id="980" w:author="L’auteur" w:date="2026-04-24T09:20:00Z"/>
              </w:rPr>
            </w:pPr>
            <w:del w:id="981" w:author="L’auteur" w:date="2026-04-24T09:20:00Z">
              <w:r>
                <w:rPr>
                  <w:rFonts w:ascii="Calibri" w:hAnsi="Calibri"/>
                  <w:sz w:val="20"/>
                </w:rPr>
                <w:delText>21.3</w:delText>
              </w:r>
            </w:del>
          </w:p>
        </w:tc>
        <w:tc>
          <w:tcPr>
            <w:tcW w:w="0" w:type="auto"/>
            <w:tcBorders>
              <w:top w:val="single" w:sz="0" w:space="0" w:color="D3D3D3"/>
              <w:left w:val="single" w:sz="0" w:space="0" w:color="D3D3D3"/>
              <w:bottom w:val="single" w:sz="0" w:space="0" w:color="D3D3D3"/>
              <w:right w:val="single" w:sz="0" w:space="0" w:color="D3D3D3"/>
            </w:tcBorders>
          </w:tcPr>
          <w:p w14:paraId="0E854FC8" w14:textId="77777777" w:rsidR="00B50B46" w:rsidRDefault="00000000">
            <w:pPr>
              <w:keepNext/>
              <w:spacing w:after="60"/>
              <w:jc w:val="center"/>
              <w:rPr>
                <w:del w:id="982" w:author="L’auteur" w:date="2026-04-24T09:20:00Z"/>
              </w:rPr>
            </w:pPr>
            <w:del w:id="983" w:author="L’auteur" w:date="2026-04-24T09:20: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2B525638" w14:textId="77777777" w:rsidR="00B50B46" w:rsidRDefault="00000000">
            <w:pPr>
              <w:keepNext/>
              <w:spacing w:after="60"/>
              <w:jc w:val="center"/>
              <w:rPr>
                <w:del w:id="984" w:author="L’auteur" w:date="2026-04-24T09:20:00Z"/>
              </w:rPr>
            </w:pPr>
            <w:del w:id="985" w:author="L’auteur" w:date="2026-04-24T09:20: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10C25C6B" w14:textId="77777777" w:rsidR="00B50B46" w:rsidRDefault="00000000">
            <w:pPr>
              <w:keepNext/>
              <w:spacing w:after="60"/>
              <w:jc w:val="center"/>
              <w:rPr>
                <w:del w:id="986" w:author="L’auteur" w:date="2026-04-24T09:20:00Z"/>
              </w:rPr>
            </w:pPr>
            <w:del w:id="987" w:author="L’auteur" w:date="2026-04-24T09:20:00Z">
              <w:r>
                <w:rPr>
                  <w:rFonts w:ascii="Calibri" w:hAnsi="Calibri"/>
                  <w:sz w:val="20"/>
                </w:rPr>
                <w:delText>22.2</w:delText>
              </w:r>
            </w:del>
          </w:p>
        </w:tc>
        <w:tc>
          <w:tcPr>
            <w:tcW w:w="0" w:type="auto"/>
            <w:tcBorders>
              <w:top w:val="single" w:sz="0" w:space="0" w:color="D3D3D3"/>
              <w:left w:val="single" w:sz="0" w:space="0" w:color="D3D3D3"/>
              <w:bottom w:val="single" w:sz="0" w:space="0" w:color="D3D3D3"/>
              <w:right w:val="single" w:sz="0" w:space="0" w:color="D3D3D3"/>
            </w:tcBorders>
          </w:tcPr>
          <w:p w14:paraId="0B601F95" w14:textId="77777777" w:rsidR="00B50B46" w:rsidRDefault="00000000">
            <w:pPr>
              <w:keepNext/>
              <w:spacing w:after="60"/>
              <w:jc w:val="center"/>
              <w:rPr>
                <w:del w:id="988" w:author="L’auteur" w:date="2026-04-24T09:20:00Z"/>
              </w:rPr>
            </w:pPr>
            <w:del w:id="989" w:author="L’auteur" w:date="2026-04-24T09:20:00Z">
              <w:r>
                <w:rPr>
                  <w:rFonts w:ascii="Calibri" w:hAnsi="Calibri"/>
                  <w:sz w:val="20"/>
                </w:rPr>
                <w:delText>23.1</w:delText>
              </w:r>
            </w:del>
          </w:p>
        </w:tc>
      </w:tr>
      <w:tr w:rsidR="00B50B46" w14:paraId="6E06E94B" w14:textId="77777777">
        <w:trPr>
          <w:cantSplit/>
          <w:jc w:val="center"/>
          <w:del w:id="99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3568A8C" w14:textId="77777777" w:rsidR="00B50B46" w:rsidRDefault="00000000">
            <w:pPr>
              <w:keepNext/>
              <w:spacing w:after="60"/>
              <w:jc w:val="center"/>
              <w:rPr>
                <w:del w:id="991" w:author="L’auteur" w:date="2026-04-24T09:20:00Z"/>
              </w:rPr>
            </w:pPr>
            <w:del w:id="992" w:author="L’auteur" w:date="2026-04-24T09:20:00Z">
              <w:r>
                <w:rPr>
                  <w:rFonts w:ascii="Calibri" w:hAnsi="Calibri"/>
                  <w:sz w:val="20"/>
                </w:rPr>
                <w:delText>Chad</w:delText>
              </w:r>
            </w:del>
          </w:p>
        </w:tc>
        <w:tc>
          <w:tcPr>
            <w:tcW w:w="0" w:type="auto"/>
            <w:tcBorders>
              <w:top w:val="single" w:sz="0" w:space="0" w:color="D3D3D3"/>
              <w:left w:val="single" w:sz="0" w:space="0" w:color="D3D3D3"/>
              <w:bottom w:val="single" w:sz="0" w:space="0" w:color="D3D3D3"/>
              <w:right w:val="single" w:sz="0" w:space="0" w:color="D3D3D3"/>
            </w:tcBorders>
          </w:tcPr>
          <w:p w14:paraId="1A0DE59E" w14:textId="77777777" w:rsidR="00B50B46" w:rsidRDefault="00000000">
            <w:pPr>
              <w:keepNext/>
              <w:spacing w:after="60"/>
              <w:jc w:val="center"/>
              <w:rPr>
                <w:del w:id="993" w:author="L’auteur" w:date="2026-04-24T09:20:00Z"/>
              </w:rPr>
            </w:pPr>
            <w:del w:id="994" w:author="L’auteur" w:date="2026-04-24T09:20:00Z">
              <w:r>
                <w:rPr>
                  <w:rFonts w:ascii="Calibri" w:hAnsi="Calibri"/>
                  <w:sz w:val="20"/>
                </w:rPr>
                <w:delText>11.4</w:delText>
              </w:r>
            </w:del>
          </w:p>
        </w:tc>
        <w:tc>
          <w:tcPr>
            <w:tcW w:w="0" w:type="auto"/>
            <w:tcBorders>
              <w:top w:val="single" w:sz="0" w:space="0" w:color="D3D3D3"/>
              <w:left w:val="single" w:sz="0" w:space="0" w:color="D3D3D3"/>
              <w:bottom w:val="single" w:sz="0" w:space="0" w:color="D3D3D3"/>
              <w:right w:val="single" w:sz="0" w:space="0" w:color="D3D3D3"/>
            </w:tcBorders>
          </w:tcPr>
          <w:p w14:paraId="222EABB0" w14:textId="77777777" w:rsidR="00B50B46" w:rsidRDefault="00000000">
            <w:pPr>
              <w:keepNext/>
              <w:spacing w:after="60"/>
              <w:jc w:val="center"/>
              <w:rPr>
                <w:del w:id="995" w:author="L’auteur" w:date="2026-04-24T09:20:00Z"/>
              </w:rPr>
            </w:pPr>
            <w:del w:id="996" w:author="L’auteur" w:date="2026-04-24T09:20:00Z">
              <w:r>
                <w:rPr>
                  <w:rFonts w:ascii="Calibri" w:hAnsi="Calibri"/>
                  <w:sz w:val="20"/>
                </w:rPr>
                <w:delText>13.9</w:delText>
              </w:r>
            </w:del>
          </w:p>
        </w:tc>
        <w:tc>
          <w:tcPr>
            <w:tcW w:w="0" w:type="auto"/>
            <w:tcBorders>
              <w:top w:val="single" w:sz="0" w:space="0" w:color="D3D3D3"/>
              <w:left w:val="single" w:sz="0" w:space="0" w:color="D3D3D3"/>
              <w:bottom w:val="single" w:sz="0" w:space="0" w:color="D3D3D3"/>
              <w:right w:val="single" w:sz="0" w:space="0" w:color="D3D3D3"/>
            </w:tcBorders>
          </w:tcPr>
          <w:p w14:paraId="737D537E" w14:textId="77777777" w:rsidR="00B50B46" w:rsidRDefault="00000000">
            <w:pPr>
              <w:keepNext/>
              <w:spacing w:after="60"/>
              <w:jc w:val="center"/>
              <w:rPr>
                <w:del w:id="997" w:author="L’auteur" w:date="2026-04-24T09:20:00Z"/>
              </w:rPr>
            </w:pPr>
            <w:del w:id="998" w:author="L’auteur" w:date="2026-04-24T09:20:00Z">
              <w:r>
                <w:rPr>
                  <w:rFonts w:ascii="Calibri" w:hAnsi="Calibri"/>
                  <w:sz w:val="20"/>
                </w:rPr>
                <w:delText>14.7</w:delText>
              </w:r>
            </w:del>
          </w:p>
        </w:tc>
        <w:tc>
          <w:tcPr>
            <w:tcW w:w="0" w:type="auto"/>
            <w:tcBorders>
              <w:top w:val="single" w:sz="0" w:space="0" w:color="D3D3D3"/>
              <w:left w:val="single" w:sz="0" w:space="0" w:color="D3D3D3"/>
              <w:bottom w:val="single" w:sz="0" w:space="0" w:color="D3D3D3"/>
              <w:right w:val="single" w:sz="0" w:space="0" w:color="D3D3D3"/>
            </w:tcBorders>
          </w:tcPr>
          <w:p w14:paraId="29F8F515" w14:textId="77777777" w:rsidR="00B50B46" w:rsidRDefault="00000000">
            <w:pPr>
              <w:keepNext/>
              <w:spacing w:after="60"/>
              <w:jc w:val="center"/>
              <w:rPr>
                <w:del w:id="999" w:author="L’auteur" w:date="2026-04-24T09:20:00Z"/>
              </w:rPr>
            </w:pPr>
            <w:del w:id="1000" w:author="L’auteur" w:date="2026-04-24T09:20:00Z">
              <w:r>
                <w:rPr>
                  <w:rFonts w:ascii="Calibri" w:hAnsi="Calibri"/>
                  <w:sz w:val="20"/>
                </w:rPr>
                <w:delText>18.4</w:delText>
              </w:r>
            </w:del>
          </w:p>
        </w:tc>
        <w:tc>
          <w:tcPr>
            <w:tcW w:w="0" w:type="auto"/>
            <w:tcBorders>
              <w:top w:val="single" w:sz="0" w:space="0" w:color="D3D3D3"/>
              <w:left w:val="single" w:sz="0" w:space="0" w:color="D3D3D3"/>
              <w:bottom w:val="single" w:sz="0" w:space="0" w:color="D3D3D3"/>
              <w:right w:val="single" w:sz="0" w:space="0" w:color="D3D3D3"/>
            </w:tcBorders>
          </w:tcPr>
          <w:p w14:paraId="4EDF02DD" w14:textId="77777777" w:rsidR="00B50B46" w:rsidRDefault="00000000">
            <w:pPr>
              <w:keepNext/>
              <w:spacing w:after="60"/>
              <w:jc w:val="center"/>
              <w:rPr>
                <w:del w:id="1001" w:author="L’auteur" w:date="2026-04-24T09:20:00Z"/>
              </w:rPr>
            </w:pPr>
            <w:del w:id="1002" w:author="L’auteur" w:date="2026-04-24T09:20: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5C7DC920" w14:textId="77777777" w:rsidR="00B50B46" w:rsidRDefault="00000000">
            <w:pPr>
              <w:keepNext/>
              <w:spacing w:after="60"/>
              <w:jc w:val="center"/>
              <w:rPr>
                <w:del w:id="1003" w:author="L’auteur" w:date="2026-04-24T09:20:00Z"/>
              </w:rPr>
            </w:pPr>
            <w:del w:id="1004" w:author="L’auteur" w:date="2026-04-24T09:20: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6099BF98" w14:textId="77777777" w:rsidR="00B50B46" w:rsidRDefault="00000000">
            <w:pPr>
              <w:keepNext/>
              <w:spacing w:after="60"/>
              <w:jc w:val="center"/>
              <w:rPr>
                <w:del w:id="1005" w:author="L’auteur" w:date="2026-04-24T09:20:00Z"/>
              </w:rPr>
            </w:pPr>
            <w:del w:id="1006" w:author="L’auteur" w:date="2026-04-24T09:20:00Z">
              <w:r>
                <w:rPr>
                  <w:rFonts w:ascii="Calibri" w:hAnsi="Calibri"/>
                  <w:sz w:val="20"/>
                </w:rPr>
                <w:delText>11.8</w:delText>
              </w:r>
            </w:del>
          </w:p>
        </w:tc>
        <w:tc>
          <w:tcPr>
            <w:tcW w:w="0" w:type="auto"/>
            <w:tcBorders>
              <w:top w:val="single" w:sz="0" w:space="0" w:color="D3D3D3"/>
              <w:left w:val="single" w:sz="0" w:space="0" w:color="D3D3D3"/>
              <w:bottom w:val="single" w:sz="0" w:space="0" w:color="D3D3D3"/>
              <w:right w:val="single" w:sz="0" w:space="0" w:color="D3D3D3"/>
            </w:tcBorders>
          </w:tcPr>
          <w:p w14:paraId="05580470" w14:textId="77777777" w:rsidR="00B50B46" w:rsidRDefault="00000000">
            <w:pPr>
              <w:keepNext/>
              <w:spacing w:after="60"/>
              <w:jc w:val="center"/>
              <w:rPr>
                <w:del w:id="1007" w:author="L’auteur" w:date="2026-04-24T09:20:00Z"/>
              </w:rPr>
            </w:pPr>
            <w:del w:id="1008" w:author="L’auteur" w:date="2026-04-24T09:20:00Z">
              <w:r>
                <w:rPr>
                  <w:rFonts w:ascii="Calibri" w:hAnsi="Calibri"/>
                  <w:sz w:val="20"/>
                </w:rPr>
                <w:delText>13.6</w:delText>
              </w:r>
            </w:del>
          </w:p>
        </w:tc>
        <w:tc>
          <w:tcPr>
            <w:tcW w:w="0" w:type="auto"/>
            <w:tcBorders>
              <w:top w:val="single" w:sz="0" w:space="0" w:color="D3D3D3"/>
              <w:left w:val="single" w:sz="0" w:space="0" w:color="D3D3D3"/>
              <w:bottom w:val="single" w:sz="0" w:space="0" w:color="D3D3D3"/>
              <w:right w:val="single" w:sz="0" w:space="0" w:color="D3D3D3"/>
            </w:tcBorders>
          </w:tcPr>
          <w:p w14:paraId="1CAEE47A" w14:textId="77777777" w:rsidR="00B50B46" w:rsidRDefault="00000000">
            <w:pPr>
              <w:keepNext/>
              <w:spacing w:after="60"/>
              <w:jc w:val="center"/>
              <w:rPr>
                <w:del w:id="1009" w:author="L’auteur" w:date="2026-04-24T09:20:00Z"/>
              </w:rPr>
            </w:pPr>
            <w:del w:id="1010" w:author="L’auteur" w:date="2026-04-24T09:20:00Z">
              <w:r>
                <w:rPr>
                  <w:rFonts w:ascii="Calibri" w:hAnsi="Calibri"/>
                  <w:sz w:val="20"/>
                </w:rPr>
                <w:delText>6.5</w:delText>
              </w:r>
            </w:del>
          </w:p>
        </w:tc>
        <w:tc>
          <w:tcPr>
            <w:tcW w:w="0" w:type="auto"/>
            <w:tcBorders>
              <w:top w:val="single" w:sz="0" w:space="0" w:color="D3D3D3"/>
              <w:left w:val="single" w:sz="0" w:space="0" w:color="D3D3D3"/>
              <w:bottom w:val="single" w:sz="0" w:space="0" w:color="D3D3D3"/>
              <w:right w:val="single" w:sz="0" w:space="0" w:color="D3D3D3"/>
            </w:tcBorders>
          </w:tcPr>
          <w:p w14:paraId="7C7FE11A" w14:textId="77777777" w:rsidR="00B50B46" w:rsidRDefault="00000000">
            <w:pPr>
              <w:keepNext/>
              <w:spacing w:after="60"/>
              <w:jc w:val="center"/>
              <w:rPr>
                <w:del w:id="1011" w:author="L’auteur" w:date="2026-04-24T09:20:00Z"/>
              </w:rPr>
            </w:pPr>
            <w:del w:id="1012" w:author="L’auteur" w:date="2026-04-24T09:20: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50EB98E8" w14:textId="77777777" w:rsidR="00B50B46" w:rsidRDefault="00000000">
            <w:pPr>
              <w:keepNext/>
              <w:spacing w:after="60"/>
              <w:jc w:val="center"/>
              <w:rPr>
                <w:del w:id="1013" w:author="L’auteur" w:date="2026-04-24T09:20:00Z"/>
              </w:rPr>
            </w:pPr>
            <w:del w:id="1014" w:author="L’auteur" w:date="2026-04-24T09:20:00Z">
              <w:r>
                <w:rPr>
                  <w:rFonts w:ascii="Calibri" w:hAnsi="Calibri"/>
                  <w:sz w:val="20"/>
                </w:rPr>
                <w:delText>11.7</w:delText>
              </w:r>
            </w:del>
          </w:p>
        </w:tc>
        <w:tc>
          <w:tcPr>
            <w:tcW w:w="0" w:type="auto"/>
            <w:tcBorders>
              <w:top w:val="single" w:sz="0" w:space="0" w:color="D3D3D3"/>
              <w:left w:val="single" w:sz="0" w:space="0" w:color="D3D3D3"/>
              <w:bottom w:val="single" w:sz="0" w:space="0" w:color="D3D3D3"/>
              <w:right w:val="single" w:sz="0" w:space="0" w:color="D3D3D3"/>
            </w:tcBorders>
          </w:tcPr>
          <w:p w14:paraId="7955DCDC" w14:textId="77777777" w:rsidR="00B50B46" w:rsidRDefault="00000000">
            <w:pPr>
              <w:keepNext/>
              <w:spacing w:after="60"/>
              <w:jc w:val="center"/>
              <w:rPr>
                <w:del w:id="1015" w:author="L’auteur" w:date="2026-04-24T09:20:00Z"/>
              </w:rPr>
            </w:pPr>
            <w:del w:id="1016" w:author="L’auteur" w:date="2026-04-24T09:20:00Z">
              <w:r>
                <w:rPr>
                  <w:rFonts w:ascii="Calibri" w:hAnsi="Calibri"/>
                  <w:sz w:val="20"/>
                </w:rPr>
                <w:delText>16.8</w:delText>
              </w:r>
            </w:del>
          </w:p>
        </w:tc>
      </w:tr>
      <w:tr w:rsidR="00B50B46" w14:paraId="3DFD63BA" w14:textId="77777777">
        <w:trPr>
          <w:cantSplit/>
          <w:jc w:val="center"/>
          <w:del w:id="101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A30C860" w14:textId="77777777" w:rsidR="00B50B46" w:rsidRDefault="00000000">
            <w:pPr>
              <w:keepNext/>
              <w:spacing w:after="60"/>
              <w:jc w:val="center"/>
              <w:rPr>
                <w:del w:id="1018" w:author="L’auteur" w:date="2026-04-24T09:20:00Z"/>
              </w:rPr>
            </w:pPr>
            <w:del w:id="1019" w:author="L’auteur" w:date="2026-04-24T09:20:00Z">
              <w:r>
                <w:rPr>
                  <w:rFonts w:ascii="Calibri" w:hAnsi="Calibri"/>
                  <w:sz w:val="20"/>
                </w:rPr>
                <w:delText>Comoros</w:delText>
              </w:r>
            </w:del>
          </w:p>
        </w:tc>
        <w:tc>
          <w:tcPr>
            <w:tcW w:w="0" w:type="auto"/>
            <w:tcBorders>
              <w:top w:val="single" w:sz="0" w:space="0" w:color="D3D3D3"/>
              <w:left w:val="single" w:sz="0" w:space="0" w:color="D3D3D3"/>
              <w:bottom w:val="single" w:sz="0" w:space="0" w:color="D3D3D3"/>
              <w:right w:val="single" w:sz="0" w:space="0" w:color="D3D3D3"/>
            </w:tcBorders>
          </w:tcPr>
          <w:p w14:paraId="5C83D487" w14:textId="77777777" w:rsidR="00B50B46" w:rsidRDefault="00000000">
            <w:pPr>
              <w:keepNext/>
              <w:spacing w:after="60"/>
              <w:jc w:val="center"/>
              <w:rPr>
                <w:del w:id="1020" w:author="L’auteur" w:date="2026-04-24T09:20:00Z"/>
              </w:rPr>
            </w:pPr>
            <w:del w:id="1021" w:author="L’auteur" w:date="2026-04-24T09:20: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487D2E16" w14:textId="77777777" w:rsidR="00B50B46" w:rsidRDefault="00000000">
            <w:pPr>
              <w:keepNext/>
              <w:spacing w:after="60"/>
              <w:jc w:val="center"/>
              <w:rPr>
                <w:del w:id="1022" w:author="L’auteur" w:date="2026-04-24T09:20:00Z"/>
              </w:rPr>
            </w:pPr>
            <w:del w:id="1023" w:author="L’auteur" w:date="2026-04-24T09:20:00Z">
              <w:r>
                <w:rPr>
                  <w:rFonts w:ascii="Calibri" w:hAnsi="Calibri"/>
                  <w:sz w:val="20"/>
                </w:rPr>
                <w:delText>33.0</w:delText>
              </w:r>
            </w:del>
          </w:p>
        </w:tc>
        <w:tc>
          <w:tcPr>
            <w:tcW w:w="0" w:type="auto"/>
            <w:tcBorders>
              <w:top w:val="single" w:sz="0" w:space="0" w:color="D3D3D3"/>
              <w:left w:val="single" w:sz="0" w:space="0" w:color="D3D3D3"/>
              <w:bottom w:val="single" w:sz="0" w:space="0" w:color="D3D3D3"/>
              <w:right w:val="single" w:sz="0" w:space="0" w:color="D3D3D3"/>
            </w:tcBorders>
          </w:tcPr>
          <w:p w14:paraId="055DE32E" w14:textId="77777777" w:rsidR="00B50B46" w:rsidRDefault="00000000">
            <w:pPr>
              <w:keepNext/>
              <w:spacing w:after="60"/>
              <w:jc w:val="center"/>
              <w:rPr>
                <w:del w:id="1024" w:author="L’auteur" w:date="2026-04-24T09:20:00Z"/>
              </w:rPr>
            </w:pPr>
            <w:del w:id="1025" w:author="L’auteur" w:date="2026-04-24T09:20:00Z">
              <w:r>
                <w:rPr>
                  <w:rFonts w:ascii="Calibri" w:hAnsi="Calibri"/>
                  <w:sz w:val="20"/>
                </w:rPr>
                <w:delText>6.5</w:delText>
              </w:r>
            </w:del>
          </w:p>
        </w:tc>
        <w:tc>
          <w:tcPr>
            <w:tcW w:w="0" w:type="auto"/>
            <w:tcBorders>
              <w:top w:val="single" w:sz="0" w:space="0" w:color="D3D3D3"/>
              <w:left w:val="single" w:sz="0" w:space="0" w:color="D3D3D3"/>
              <w:bottom w:val="single" w:sz="0" w:space="0" w:color="D3D3D3"/>
              <w:right w:val="single" w:sz="0" w:space="0" w:color="D3D3D3"/>
            </w:tcBorders>
          </w:tcPr>
          <w:p w14:paraId="7DE0FF60" w14:textId="77777777" w:rsidR="00B50B46" w:rsidRDefault="00000000">
            <w:pPr>
              <w:keepNext/>
              <w:spacing w:after="60"/>
              <w:jc w:val="center"/>
              <w:rPr>
                <w:del w:id="1026" w:author="L’auteur" w:date="2026-04-24T09:20:00Z"/>
              </w:rPr>
            </w:pPr>
            <w:del w:id="1027" w:author="L’auteur" w:date="2026-04-24T09:20:00Z">
              <w:r>
                <w:rPr>
                  <w:rFonts w:ascii="Calibri" w:hAnsi="Calibri"/>
                  <w:sz w:val="20"/>
                </w:rPr>
                <w:delText>97.8</w:delText>
              </w:r>
            </w:del>
          </w:p>
        </w:tc>
        <w:tc>
          <w:tcPr>
            <w:tcW w:w="0" w:type="auto"/>
            <w:tcBorders>
              <w:top w:val="single" w:sz="0" w:space="0" w:color="D3D3D3"/>
              <w:left w:val="single" w:sz="0" w:space="0" w:color="D3D3D3"/>
              <w:bottom w:val="single" w:sz="0" w:space="0" w:color="D3D3D3"/>
              <w:right w:val="single" w:sz="0" w:space="0" w:color="D3D3D3"/>
            </w:tcBorders>
          </w:tcPr>
          <w:p w14:paraId="3BB1F166" w14:textId="77777777" w:rsidR="00B50B46" w:rsidRDefault="00000000">
            <w:pPr>
              <w:keepNext/>
              <w:spacing w:after="60"/>
              <w:jc w:val="center"/>
              <w:rPr>
                <w:del w:id="1028" w:author="L’auteur" w:date="2026-04-24T09:20:00Z"/>
              </w:rPr>
            </w:pPr>
            <w:del w:id="1029"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3486A2B5" w14:textId="77777777" w:rsidR="00B50B46" w:rsidRDefault="00000000">
            <w:pPr>
              <w:keepNext/>
              <w:spacing w:after="60"/>
              <w:jc w:val="center"/>
              <w:rPr>
                <w:del w:id="1030" w:author="L’auteur" w:date="2026-04-24T09:20:00Z"/>
              </w:rPr>
            </w:pPr>
            <w:del w:id="1031" w:author="L’auteur" w:date="2026-04-24T09:20: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2C1CCCA0" w14:textId="77777777" w:rsidR="00B50B46" w:rsidRDefault="00000000">
            <w:pPr>
              <w:keepNext/>
              <w:spacing w:after="60"/>
              <w:jc w:val="center"/>
              <w:rPr>
                <w:del w:id="1032" w:author="L’auteur" w:date="2026-04-24T09:20:00Z"/>
              </w:rPr>
            </w:pPr>
            <w:del w:id="1033" w:author="L’auteur" w:date="2026-04-24T09:20:00Z">
              <w:r>
                <w:rPr>
                  <w:rFonts w:ascii="Calibri" w:hAnsi="Calibri"/>
                  <w:sz w:val="20"/>
                </w:rPr>
                <w:delText>36.1</w:delText>
              </w:r>
            </w:del>
          </w:p>
        </w:tc>
        <w:tc>
          <w:tcPr>
            <w:tcW w:w="0" w:type="auto"/>
            <w:tcBorders>
              <w:top w:val="single" w:sz="0" w:space="0" w:color="D3D3D3"/>
              <w:left w:val="single" w:sz="0" w:space="0" w:color="D3D3D3"/>
              <w:bottom w:val="single" w:sz="0" w:space="0" w:color="D3D3D3"/>
              <w:right w:val="single" w:sz="0" w:space="0" w:color="D3D3D3"/>
            </w:tcBorders>
          </w:tcPr>
          <w:p w14:paraId="67E2EBEA" w14:textId="77777777" w:rsidR="00B50B46" w:rsidRDefault="00000000">
            <w:pPr>
              <w:keepNext/>
              <w:spacing w:after="60"/>
              <w:jc w:val="center"/>
              <w:rPr>
                <w:del w:id="1034" w:author="L’auteur" w:date="2026-04-24T09:20:00Z"/>
              </w:rPr>
            </w:pPr>
            <w:del w:id="1035" w:author="L’auteur" w:date="2026-04-24T09:20:00Z">
              <w:r>
                <w:rPr>
                  <w:rFonts w:ascii="Calibri" w:hAnsi="Calibri"/>
                  <w:sz w:val="20"/>
                </w:rPr>
                <w:delText>99.5</w:delText>
              </w:r>
            </w:del>
          </w:p>
        </w:tc>
        <w:tc>
          <w:tcPr>
            <w:tcW w:w="0" w:type="auto"/>
            <w:tcBorders>
              <w:top w:val="single" w:sz="0" w:space="0" w:color="D3D3D3"/>
              <w:left w:val="single" w:sz="0" w:space="0" w:color="D3D3D3"/>
              <w:bottom w:val="single" w:sz="0" w:space="0" w:color="D3D3D3"/>
              <w:right w:val="single" w:sz="0" w:space="0" w:color="D3D3D3"/>
            </w:tcBorders>
          </w:tcPr>
          <w:p w14:paraId="07816F64" w14:textId="77777777" w:rsidR="00B50B46" w:rsidRDefault="00000000">
            <w:pPr>
              <w:keepNext/>
              <w:spacing w:after="60"/>
              <w:jc w:val="center"/>
              <w:rPr>
                <w:del w:id="1036" w:author="L’auteur" w:date="2026-04-24T09:20:00Z"/>
              </w:rPr>
            </w:pPr>
            <w:del w:id="1037"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0B9AFAB7" w14:textId="77777777" w:rsidR="00B50B46" w:rsidRDefault="00000000">
            <w:pPr>
              <w:keepNext/>
              <w:spacing w:after="60"/>
              <w:jc w:val="center"/>
              <w:rPr>
                <w:del w:id="1038" w:author="L’auteur" w:date="2026-04-24T09:20:00Z"/>
              </w:rPr>
            </w:pPr>
            <w:del w:id="1039" w:author="L’auteur" w:date="2026-04-24T09:20:00Z">
              <w:r>
                <w:rPr>
                  <w:rFonts w:ascii="Calibri" w:hAnsi="Calibri"/>
                  <w:sz w:val="20"/>
                </w:rPr>
                <w:delText>38.7</w:delText>
              </w:r>
            </w:del>
          </w:p>
        </w:tc>
        <w:tc>
          <w:tcPr>
            <w:tcW w:w="0" w:type="auto"/>
            <w:tcBorders>
              <w:top w:val="single" w:sz="0" w:space="0" w:color="D3D3D3"/>
              <w:left w:val="single" w:sz="0" w:space="0" w:color="D3D3D3"/>
              <w:bottom w:val="single" w:sz="0" w:space="0" w:color="D3D3D3"/>
              <w:right w:val="single" w:sz="0" w:space="0" w:color="D3D3D3"/>
            </w:tcBorders>
          </w:tcPr>
          <w:p w14:paraId="5390F879" w14:textId="77777777" w:rsidR="00B50B46" w:rsidRDefault="00000000">
            <w:pPr>
              <w:keepNext/>
              <w:spacing w:after="60"/>
              <w:jc w:val="center"/>
              <w:rPr>
                <w:del w:id="1040" w:author="L’auteur" w:date="2026-04-24T09:20:00Z"/>
              </w:rPr>
            </w:pPr>
            <w:del w:id="1041" w:author="L’auteur" w:date="2026-04-24T09:20:00Z">
              <w:r>
                <w:rPr>
                  <w:rFonts w:ascii="Calibri" w:hAnsi="Calibri"/>
                  <w:sz w:val="20"/>
                </w:rPr>
                <w:delText>21.7</w:delText>
              </w:r>
            </w:del>
          </w:p>
        </w:tc>
        <w:tc>
          <w:tcPr>
            <w:tcW w:w="0" w:type="auto"/>
            <w:tcBorders>
              <w:top w:val="single" w:sz="0" w:space="0" w:color="D3D3D3"/>
              <w:left w:val="single" w:sz="0" w:space="0" w:color="D3D3D3"/>
              <w:bottom w:val="single" w:sz="0" w:space="0" w:color="D3D3D3"/>
              <w:right w:val="single" w:sz="0" w:space="0" w:color="D3D3D3"/>
            </w:tcBorders>
          </w:tcPr>
          <w:p w14:paraId="7B992A6C" w14:textId="77777777" w:rsidR="00B50B46" w:rsidRDefault="00000000">
            <w:pPr>
              <w:keepNext/>
              <w:spacing w:after="60"/>
              <w:jc w:val="center"/>
              <w:rPr>
                <w:del w:id="1042" w:author="L’auteur" w:date="2026-04-24T09:20:00Z"/>
              </w:rPr>
            </w:pPr>
            <w:del w:id="1043" w:author="L’auteur" w:date="2026-04-24T09:20:00Z">
              <w:r>
                <w:rPr>
                  <w:rFonts w:ascii="Calibri" w:hAnsi="Calibri"/>
                  <w:sz w:val="20"/>
                </w:rPr>
                <w:delText>98.9</w:delText>
              </w:r>
            </w:del>
          </w:p>
        </w:tc>
      </w:tr>
      <w:tr w:rsidR="00B50B46" w14:paraId="49616387" w14:textId="77777777">
        <w:trPr>
          <w:cantSplit/>
          <w:jc w:val="center"/>
          <w:del w:id="104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CE79F07" w14:textId="77777777" w:rsidR="00B50B46" w:rsidRDefault="00000000">
            <w:pPr>
              <w:keepNext/>
              <w:spacing w:after="60"/>
              <w:jc w:val="center"/>
              <w:rPr>
                <w:del w:id="1045" w:author="L’auteur" w:date="2026-04-24T09:20:00Z"/>
              </w:rPr>
            </w:pPr>
            <w:del w:id="1046" w:author="L’auteur" w:date="2026-04-24T09:20:00Z">
              <w:r>
                <w:rPr>
                  <w:rFonts w:ascii="Calibri" w:hAnsi="Calibri"/>
                  <w:sz w:val="20"/>
                </w:rPr>
                <w:delText>Congo, Dem. Rep.</w:delText>
              </w:r>
            </w:del>
          </w:p>
        </w:tc>
        <w:tc>
          <w:tcPr>
            <w:tcW w:w="0" w:type="auto"/>
            <w:tcBorders>
              <w:top w:val="single" w:sz="0" w:space="0" w:color="D3D3D3"/>
              <w:left w:val="single" w:sz="0" w:space="0" w:color="D3D3D3"/>
              <w:bottom w:val="single" w:sz="0" w:space="0" w:color="D3D3D3"/>
              <w:right w:val="single" w:sz="0" w:space="0" w:color="D3D3D3"/>
            </w:tcBorders>
          </w:tcPr>
          <w:p w14:paraId="1CCC9BD3" w14:textId="77777777" w:rsidR="00B50B46" w:rsidRDefault="00000000">
            <w:pPr>
              <w:keepNext/>
              <w:spacing w:after="60"/>
              <w:jc w:val="center"/>
              <w:rPr>
                <w:del w:id="1047" w:author="L’auteur" w:date="2026-04-24T09:20:00Z"/>
              </w:rPr>
            </w:pPr>
            <w:del w:id="1048" w:author="L’auteur" w:date="2026-04-24T09:20:00Z">
              <w:r>
                <w:rPr>
                  <w:rFonts w:ascii="Calibri" w:hAnsi="Calibri"/>
                  <w:sz w:val="20"/>
                </w:rPr>
                <w:delText>9.0</w:delText>
              </w:r>
            </w:del>
          </w:p>
        </w:tc>
        <w:tc>
          <w:tcPr>
            <w:tcW w:w="0" w:type="auto"/>
            <w:tcBorders>
              <w:top w:val="single" w:sz="0" w:space="0" w:color="D3D3D3"/>
              <w:left w:val="single" w:sz="0" w:space="0" w:color="D3D3D3"/>
              <w:bottom w:val="single" w:sz="0" w:space="0" w:color="D3D3D3"/>
              <w:right w:val="single" w:sz="0" w:space="0" w:color="D3D3D3"/>
            </w:tcBorders>
          </w:tcPr>
          <w:p w14:paraId="70829DAE" w14:textId="77777777" w:rsidR="00B50B46" w:rsidRDefault="00000000">
            <w:pPr>
              <w:keepNext/>
              <w:spacing w:after="60"/>
              <w:jc w:val="center"/>
              <w:rPr>
                <w:del w:id="1049" w:author="L’auteur" w:date="2026-04-24T09:20:00Z"/>
              </w:rPr>
            </w:pPr>
            <w:del w:id="1050" w:author="L’auteur" w:date="2026-04-24T09:20: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5DE8069C" w14:textId="77777777" w:rsidR="00B50B46" w:rsidRDefault="00000000">
            <w:pPr>
              <w:keepNext/>
              <w:spacing w:after="60"/>
              <w:jc w:val="center"/>
              <w:rPr>
                <w:del w:id="1051" w:author="L’auteur" w:date="2026-04-24T09:20:00Z"/>
              </w:rPr>
            </w:pPr>
            <w:del w:id="1052" w:author="L’auteur" w:date="2026-04-24T09:20: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295265D1" w14:textId="77777777" w:rsidR="00B50B46" w:rsidRDefault="00000000">
            <w:pPr>
              <w:keepNext/>
              <w:spacing w:after="60"/>
              <w:jc w:val="center"/>
              <w:rPr>
                <w:del w:id="1053" w:author="L’auteur" w:date="2026-04-24T09:20:00Z"/>
              </w:rPr>
            </w:pPr>
            <w:del w:id="1054" w:author="L’auteur" w:date="2026-04-24T09:20:00Z">
              <w:r>
                <w:rPr>
                  <w:rFonts w:ascii="Calibri" w:hAnsi="Calibri"/>
                  <w:sz w:val="20"/>
                </w:rPr>
                <w:delText>23.0</w:delText>
              </w:r>
            </w:del>
          </w:p>
        </w:tc>
        <w:tc>
          <w:tcPr>
            <w:tcW w:w="0" w:type="auto"/>
            <w:tcBorders>
              <w:top w:val="single" w:sz="0" w:space="0" w:color="D3D3D3"/>
              <w:left w:val="single" w:sz="0" w:space="0" w:color="D3D3D3"/>
              <w:bottom w:val="single" w:sz="0" w:space="0" w:color="D3D3D3"/>
              <w:right w:val="single" w:sz="0" w:space="0" w:color="D3D3D3"/>
            </w:tcBorders>
          </w:tcPr>
          <w:p w14:paraId="5918BFEB" w14:textId="77777777" w:rsidR="00B50B46" w:rsidRDefault="00000000">
            <w:pPr>
              <w:keepNext/>
              <w:spacing w:after="60"/>
              <w:jc w:val="center"/>
              <w:rPr>
                <w:del w:id="1055" w:author="L’auteur" w:date="2026-04-24T09:20:00Z"/>
              </w:rPr>
            </w:pPr>
            <w:del w:id="1056" w:author="L’auteur" w:date="2026-04-24T09:20: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25876EAB" w14:textId="77777777" w:rsidR="00B50B46" w:rsidRDefault="00000000">
            <w:pPr>
              <w:keepNext/>
              <w:spacing w:after="60"/>
              <w:jc w:val="center"/>
              <w:rPr>
                <w:del w:id="1057" w:author="L’auteur" w:date="2026-04-24T09:20:00Z"/>
              </w:rPr>
            </w:pPr>
            <w:del w:id="1058" w:author="L’auteur" w:date="2026-04-24T09:20: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57AD56DC" w14:textId="77777777" w:rsidR="00B50B46" w:rsidRDefault="00000000">
            <w:pPr>
              <w:keepNext/>
              <w:spacing w:after="60"/>
              <w:jc w:val="center"/>
              <w:rPr>
                <w:del w:id="1059" w:author="L’auteur" w:date="2026-04-24T09:20:00Z"/>
              </w:rPr>
            </w:pPr>
            <w:del w:id="1060" w:author="L’auteur" w:date="2026-04-24T09:20:00Z">
              <w:r>
                <w:rPr>
                  <w:rFonts w:ascii="Calibri" w:hAnsi="Calibri"/>
                  <w:sz w:val="20"/>
                </w:rPr>
                <w:delText>23.3</w:delText>
              </w:r>
            </w:del>
          </w:p>
        </w:tc>
        <w:tc>
          <w:tcPr>
            <w:tcW w:w="0" w:type="auto"/>
            <w:tcBorders>
              <w:top w:val="single" w:sz="0" w:space="0" w:color="D3D3D3"/>
              <w:left w:val="single" w:sz="0" w:space="0" w:color="D3D3D3"/>
              <w:bottom w:val="single" w:sz="0" w:space="0" w:color="D3D3D3"/>
              <w:right w:val="single" w:sz="0" w:space="0" w:color="D3D3D3"/>
            </w:tcBorders>
          </w:tcPr>
          <w:p w14:paraId="2FEA0D5D" w14:textId="77777777" w:rsidR="00B50B46" w:rsidRDefault="00000000">
            <w:pPr>
              <w:keepNext/>
              <w:spacing w:after="60"/>
              <w:jc w:val="center"/>
              <w:rPr>
                <w:del w:id="1061" w:author="L’auteur" w:date="2026-04-24T09:20:00Z"/>
              </w:rPr>
            </w:pPr>
            <w:del w:id="1062" w:author="L’auteur" w:date="2026-04-24T09:20:00Z">
              <w:r>
                <w:rPr>
                  <w:rFonts w:ascii="Calibri" w:hAnsi="Calibri"/>
                  <w:sz w:val="20"/>
                </w:rPr>
                <w:delText>28.1</w:delText>
              </w:r>
            </w:del>
          </w:p>
        </w:tc>
        <w:tc>
          <w:tcPr>
            <w:tcW w:w="0" w:type="auto"/>
            <w:tcBorders>
              <w:top w:val="single" w:sz="0" w:space="0" w:color="D3D3D3"/>
              <w:left w:val="single" w:sz="0" w:space="0" w:color="D3D3D3"/>
              <w:bottom w:val="single" w:sz="0" w:space="0" w:color="D3D3D3"/>
              <w:right w:val="single" w:sz="0" w:space="0" w:color="D3D3D3"/>
            </w:tcBorders>
          </w:tcPr>
          <w:p w14:paraId="410F81A6" w14:textId="77777777" w:rsidR="00B50B46" w:rsidRDefault="00000000">
            <w:pPr>
              <w:keepNext/>
              <w:spacing w:after="60"/>
              <w:jc w:val="center"/>
              <w:rPr>
                <w:del w:id="1063" w:author="L’auteur" w:date="2026-04-24T09:20:00Z"/>
              </w:rPr>
            </w:pPr>
            <w:del w:id="1064" w:author="L’auteur" w:date="2026-04-24T09:20:00Z">
              <w:r>
                <w:rPr>
                  <w:rFonts w:ascii="Calibri" w:hAnsi="Calibri"/>
                  <w:sz w:val="20"/>
                </w:rPr>
                <w:delText>3.9</w:delText>
              </w:r>
            </w:del>
          </w:p>
        </w:tc>
        <w:tc>
          <w:tcPr>
            <w:tcW w:w="0" w:type="auto"/>
            <w:tcBorders>
              <w:top w:val="single" w:sz="0" w:space="0" w:color="D3D3D3"/>
              <w:left w:val="single" w:sz="0" w:space="0" w:color="D3D3D3"/>
              <w:bottom w:val="single" w:sz="0" w:space="0" w:color="D3D3D3"/>
              <w:right w:val="single" w:sz="0" w:space="0" w:color="D3D3D3"/>
            </w:tcBorders>
          </w:tcPr>
          <w:p w14:paraId="0AEDA77B" w14:textId="77777777" w:rsidR="00B50B46" w:rsidRDefault="00000000">
            <w:pPr>
              <w:keepNext/>
              <w:spacing w:after="60"/>
              <w:jc w:val="center"/>
              <w:rPr>
                <w:del w:id="1065" w:author="L’auteur" w:date="2026-04-24T09:20:00Z"/>
              </w:rPr>
            </w:pPr>
            <w:del w:id="1066" w:author="L’auteur" w:date="2026-04-24T09:20:00Z">
              <w:r>
                <w:rPr>
                  <w:rFonts w:ascii="Calibri" w:hAnsi="Calibri"/>
                  <w:sz w:val="20"/>
                </w:rPr>
                <w:delText>7.3</w:delText>
              </w:r>
            </w:del>
          </w:p>
        </w:tc>
        <w:tc>
          <w:tcPr>
            <w:tcW w:w="0" w:type="auto"/>
            <w:tcBorders>
              <w:top w:val="single" w:sz="0" w:space="0" w:color="D3D3D3"/>
              <w:left w:val="single" w:sz="0" w:space="0" w:color="D3D3D3"/>
              <w:bottom w:val="single" w:sz="0" w:space="0" w:color="D3D3D3"/>
              <w:right w:val="single" w:sz="0" w:space="0" w:color="D3D3D3"/>
            </w:tcBorders>
          </w:tcPr>
          <w:p w14:paraId="5A3EDBEB" w14:textId="77777777" w:rsidR="00B50B46" w:rsidRDefault="00000000">
            <w:pPr>
              <w:keepNext/>
              <w:spacing w:after="60"/>
              <w:jc w:val="center"/>
              <w:rPr>
                <w:del w:id="1067" w:author="L’auteur" w:date="2026-04-24T09:20:00Z"/>
              </w:rPr>
            </w:pPr>
            <w:del w:id="1068" w:author="L’auteur" w:date="2026-04-24T09:20:00Z">
              <w:r>
                <w:rPr>
                  <w:rFonts w:ascii="Calibri" w:hAnsi="Calibri"/>
                  <w:sz w:val="20"/>
                </w:rPr>
                <w:delText>22.7</w:delText>
              </w:r>
            </w:del>
          </w:p>
        </w:tc>
        <w:tc>
          <w:tcPr>
            <w:tcW w:w="0" w:type="auto"/>
            <w:tcBorders>
              <w:top w:val="single" w:sz="0" w:space="0" w:color="D3D3D3"/>
              <w:left w:val="single" w:sz="0" w:space="0" w:color="D3D3D3"/>
              <w:bottom w:val="single" w:sz="0" w:space="0" w:color="D3D3D3"/>
              <w:right w:val="single" w:sz="0" w:space="0" w:color="D3D3D3"/>
            </w:tcBorders>
          </w:tcPr>
          <w:p w14:paraId="3887B617" w14:textId="77777777" w:rsidR="00B50B46" w:rsidRDefault="00000000">
            <w:pPr>
              <w:keepNext/>
              <w:spacing w:after="60"/>
              <w:jc w:val="center"/>
              <w:rPr>
                <w:del w:id="1069" w:author="L’auteur" w:date="2026-04-24T09:20:00Z"/>
              </w:rPr>
            </w:pPr>
            <w:del w:id="1070" w:author="L’auteur" w:date="2026-04-24T09:20:00Z">
              <w:r>
                <w:rPr>
                  <w:rFonts w:ascii="Calibri" w:hAnsi="Calibri"/>
                  <w:sz w:val="20"/>
                </w:rPr>
                <w:delText>24.5</w:delText>
              </w:r>
            </w:del>
          </w:p>
        </w:tc>
      </w:tr>
      <w:tr w:rsidR="00B50B46" w14:paraId="44AD5BC3" w14:textId="77777777">
        <w:trPr>
          <w:cantSplit/>
          <w:jc w:val="center"/>
          <w:del w:id="107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833FD59" w14:textId="77777777" w:rsidR="00B50B46" w:rsidRDefault="00000000">
            <w:pPr>
              <w:keepNext/>
              <w:spacing w:after="60"/>
              <w:jc w:val="center"/>
              <w:rPr>
                <w:del w:id="1072" w:author="L’auteur" w:date="2026-04-24T09:20:00Z"/>
              </w:rPr>
            </w:pPr>
            <w:del w:id="1073" w:author="L’auteur" w:date="2026-04-24T09:20:00Z">
              <w:r>
                <w:rPr>
                  <w:rFonts w:ascii="Calibri" w:hAnsi="Calibri"/>
                  <w:sz w:val="20"/>
                </w:rPr>
                <w:delText>Congo, Rep.</w:delText>
              </w:r>
            </w:del>
          </w:p>
        </w:tc>
        <w:tc>
          <w:tcPr>
            <w:tcW w:w="0" w:type="auto"/>
            <w:tcBorders>
              <w:top w:val="single" w:sz="0" w:space="0" w:color="D3D3D3"/>
              <w:left w:val="single" w:sz="0" w:space="0" w:color="D3D3D3"/>
              <w:bottom w:val="single" w:sz="0" w:space="0" w:color="D3D3D3"/>
              <w:right w:val="single" w:sz="0" w:space="0" w:color="D3D3D3"/>
            </w:tcBorders>
          </w:tcPr>
          <w:p w14:paraId="3D8B07DD" w14:textId="77777777" w:rsidR="00B50B46" w:rsidRDefault="00000000">
            <w:pPr>
              <w:keepNext/>
              <w:spacing w:after="60"/>
              <w:jc w:val="center"/>
              <w:rPr>
                <w:del w:id="1074" w:author="L’auteur" w:date="2026-04-24T09:20:00Z"/>
              </w:rPr>
            </w:pPr>
            <w:del w:id="1075" w:author="L’auteur" w:date="2026-04-24T09:20: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19B97C88" w14:textId="77777777" w:rsidR="00B50B46" w:rsidRDefault="00000000">
            <w:pPr>
              <w:keepNext/>
              <w:spacing w:after="60"/>
              <w:jc w:val="center"/>
              <w:rPr>
                <w:del w:id="1076" w:author="L’auteur" w:date="2026-04-24T09:20:00Z"/>
              </w:rPr>
            </w:pPr>
            <w:del w:id="1077" w:author="L’auteur" w:date="2026-04-24T09:20:00Z">
              <w:r>
                <w:rPr>
                  <w:rFonts w:ascii="Calibri" w:hAnsi="Calibri"/>
                  <w:sz w:val="20"/>
                </w:rPr>
                <w:delText>36.5</w:delText>
              </w:r>
            </w:del>
          </w:p>
        </w:tc>
        <w:tc>
          <w:tcPr>
            <w:tcW w:w="0" w:type="auto"/>
            <w:tcBorders>
              <w:top w:val="single" w:sz="0" w:space="0" w:color="D3D3D3"/>
              <w:left w:val="single" w:sz="0" w:space="0" w:color="D3D3D3"/>
              <w:bottom w:val="single" w:sz="0" w:space="0" w:color="D3D3D3"/>
              <w:right w:val="single" w:sz="0" w:space="0" w:color="D3D3D3"/>
            </w:tcBorders>
          </w:tcPr>
          <w:p w14:paraId="7BEB3FAD" w14:textId="77777777" w:rsidR="00B50B46" w:rsidRDefault="00000000">
            <w:pPr>
              <w:keepNext/>
              <w:spacing w:after="60"/>
              <w:jc w:val="center"/>
              <w:rPr>
                <w:del w:id="1078" w:author="L’auteur" w:date="2026-04-24T09:20:00Z"/>
              </w:rPr>
            </w:pPr>
            <w:del w:id="1079" w:author="L’auteur" w:date="2026-04-24T09:20:00Z">
              <w:r>
                <w:rPr>
                  <w:rFonts w:ascii="Calibri" w:hAnsi="Calibri"/>
                  <w:sz w:val="20"/>
                </w:rPr>
                <w:delText>16.3</w:delText>
              </w:r>
            </w:del>
          </w:p>
        </w:tc>
        <w:tc>
          <w:tcPr>
            <w:tcW w:w="0" w:type="auto"/>
            <w:tcBorders>
              <w:top w:val="single" w:sz="0" w:space="0" w:color="D3D3D3"/>
              <w:left w:val="single" w:sz="0" w:space="0" w:color="D3D3D3"/>
              <w:bottom w:val="single" w:sz="0" w:space="0" w:color="D3D3D3"/>
              <w:right w:val="single" w:sz="0" w:space="0" w:color="D3D3D3"/>
            </w:tcBorders>
          </w:tcPr>
          <w:p w14:paraId="0AF6BAA0" w14:textId="77777777" w:rsidR="00B50B46" w:rsidRDefault="00000000">
            <w:pPr>
              <w:keepNext/>
              <w:spacing w:after="60"/>
              <w:jc w:val="center"/>
              <w:rPr>
                <w:del w:id="1080" w:author="L’auteur" w:date="2026-04-24T09:20:00Z"/>
              </w:rPr>
            </w:pPr>
            <w:del w:id="1081" w:author="L’auteur" w:date="2026-04-24T09:20:00Z">
              <w:r>
                <w:rPr>
                  <w:rFonts w:ascii="Calibri" w:hAnsi="Calibri"/>
                  <w:sz w:val="20"/>
                </w:rPr>
                <w:delText>53.1</w:delText>
              </w:r>
            </w:del>
          </w:p>
        </w:tc>
        <w:tc>
          <w:tcPr>
            <w:tcW w:w="0" w:type="auto"/>
            <w:tcBorders>
              <w:top w:val="single" w:sz="0" w:space="0" w:color="D3D3D3"/>
              <w:left w:val="single" w:sz="0" w:space="0" w:color="D3D3D3"/>
              <w:bottom w:val="single" w:sz="0" w:space="0" w:color="D3D3D3"/>
              <w:right w:val="single" w:sz="0" w:space="0" w:color="D3D3D3"/>
            </w:tcBorders>
          </w:tcPr>
          <w:p w14:paraId="36623975" w14:textId="77777777" w:rsidR="00B50B46" w:rsidRDefault="00000000">
            <w:pPr>
              <w:keepNext/>
              <w:spacing w:after="60"/>
              <w:jc w:val="center"/>
              <w:rPr>
                <w:del w:id="1082" w:author="L’auteur" w:date="2026-04-24T09:20:00Z"/>
              </w:rPr>
            </w:pPr>
            <w:del w:id="1083" w:author="L’auteur" w:date="2026-04-24T09:20: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71431338" w14:textId="77777777" w:rsidR="00B50B46" w:rsidRDefault="00000000">
            <w:pPr>
              <w:keepNext/>
              <w:spacing w:after="60"/>
              <w:jc w:val="center"/>
              <w:rPr>
                <w:del w:id="1084" w:author="L’auteur" w:date="2026-04-24T09:20:00Z"/>
              </w:rPr>
            </w:pPr>
            <w:del w:id="1085" w:author="L’auteur" w:date="2026-04-24T09:20:00Z">
              <w:r>
                <w:rPr>
                  <w:rFonts w:ascii="Calibri" w:hAnsi="Calibri"/>
                  <w:sz w:val="20"/>
                </w:rPr>
                <w:delText>13.2</w:delText>
              </w:r>
            </w:del>
          </w:p>
        </w:tc>
        <w:tc>
          <w:tcPr>
            <w:tcW w:w="0" w:type="auto"/>
            <w:tcBorders>
              <w:top w:val="single" w:sz="0" w:space="0" w:color="D3D3D3"/>
              <w:left w:val="single" w:sz="0" w:space="0" w:color="D3D3D3"/>
              <w:bottom w:val="single" w:sz="0" w:space="0" w:color="D3D3D3"/>
              <w:right w:val="single" w:sz="0" w:space="0" w:color="D3D3D3"/>
            </w:tcBorders>
          </w:tcPr>
          <w:p w14:paraId="354543C1" w14:textId="77777777" w:rsidR="00B50B46" w:rsidRDefault="00000000">
            <w:pPr>
              <w:keepNext/>
              <w:spacing w:after="60"/>
              <w:jc w:val="center"/>
              <w:rPr>
                <w:del w:id="1086" w:author="L’auteur" w:date="2026-04-24T09:20:00Z"/>
              </w:rPr>
            </w:pPr>
            <w:del w:id="1087" w:author="L’auteur" w:date="2026-04-24T09:20:00Z">
              <w:r>
                <w:rPr>
                  <w:rFonts w:ascii="Calibri" w:hAnsi="Calibri"/>
                  <w:sz w:val="20"/>
                </w:rPr>
                <w:delText>49.2</w:delText>
              </w:r>
            </w:del>
          </w:p>
        </w:tc>
        <w:tc>
          <w:tcPr>
            <w:tcW w:w="0" w:type="auto"/>
            <w:tcBorders>
              <w:top w:val="single" w:sz="0" w:space="0" w:color="D3D3D3"/>
              <w:left w:val="single" w:sz="0" w:space="0" w:color="D3D3D3"/>
              <w:bottom w:val="single" w:sz="0" w:space="0" w:color="D3D3D3"/>
              <w:right w:val="single" w:sz="0" w:space="0" w:color="D3D3D3"/>
            </w:tcBorders>
          </w:tcPr>
          <w:p w14:paraId="3D45190E" w14:textId="77777777" w:rsidR="00B50B46" w:rsidRDefault="00000000">
            <w:pPr>
              <w:keepNext/>
              <w:spacing w:after="60"/>
              <w:jc w:val="center"/>
              <w:rPr>
                <w:del w:id="1088" w:author="L’auteur" w:date="2026-04-24T09:20:00Z"/>
              </w:rPr>
            </w:pPr>
            <w:del w:id="1089" w:author="L’auteur" w:date="2026-04-24T09:20:00Z">
              <w:r>
                <w:rPr>
                  <w:rFonts w:ascii="Calibri" w:hAnsi="Calibri"/>
                  <w:sz w:val="20"/>
                </w:rPr>
                <w:delText>74.3</w:delText>
              </w:r>
            </w:del>
          </w:p>
        </w:tc>
        <w:tc>
          <w:tcPr>
            <w:tcW w:w="0" w:type="auto"/>
            <w:tcBorders>
              <w:top w:val="single" w:sz="0" w:space="0" w:color="D3D3D3"/>
              <w:left w:val="single" w:sz="0" w:space="0" w:color="D3D3D3"/>
              <w:bottom w:val="single" w:sz="0" w:space="0" w:color="D3D3D3"/>
              <w:right w:val="single" w:sz="0" w:space="0" w:color="D3D3D3"/>
            </w:tcBorders>
          </w:tcPr>
          <w:p w14:paraId="1EDF150A" w14:textId="77777777" w:rsidR="00B50B46" w:rsidRDefault="00000000">
            <w:pPr>
              <w:keepNext/>
              <w:spacing w:after="60"/>
              <w:jc w:val="center"/>
              <w:rPr>
                <w:del w:id="1090" w:author="L’auteur" w:date="2026-04-24T09:20:00Z"/>
              </w:rPr>
            </w:pPr>
            <w:del w:id="1091" w:author="L’auteur" w:date="2026-04-24T09:20: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6F36EA23" w14:textId="77777777" w:rsidR="00B50B46" w:rsidRDefault="00000000">
            <w:pPr>
              <w:keepNext/>
              <w:spacing w:after="60"/>
              <w:jc w:val="center"/>
              <w:rPr>
                <w:del w:id="1092" w:author="L’auteur" w:date="2026-04-24T09:20:00Z"/>
              </w:rPr>
            </w:pPr>
            <w:del w:id="1093" w:author="L’auteur" w:date="2026-04-24T09:20:00Z">
              <w:r>
                <w:rPr>
                  <w:rFonts w:ascii="Calibri" w:hAnsi="Calibri"/>
                  <w:sz w:val="20"/>
                </w:rPr>
                <w:delText>26.9</w:delText>
              </w:r>
            </w:del>
          </w:p>
        </w:tc>
        <w:tc>
          <w:tcPr>
            <w:tcW w:w="0" w:type="auto"/>
            <w:tcBorders>
              <w:top w:val="single" w:sz="0" w:space="0" w:color="D3D3D3"/>
              <w:left w:val="single" w:sz="0" w:space="0" w:color="D3D3D3"/>
              <w:bottom w:val="single" w:sz="0" w:space="0" w:color="D3D3D3"/>
              <w:right w:val="single" w:sz="0" w:space="0" w:color="D3D3D3"/>
            </w:tcBorders>
          </w:tcPr>
          <w:p w14:paraId="28C121D3" w14:textId="77777777" w:rsidR="00B50B46" w:rsidRDefault="00000000">
            <w:pPr>
              <w:keepNext/>
              <w:spacing w:after="60"/>
              <w:jc w:val="center"/>
              <w:rPr>
                <w:del w:id="1094" w:author="L’auteur" w:date="2026-04-24T09:20:00Z"/>
              </w:rPr>
            </w:pPr>
            <w:del w:id="1095" w:author="L’auteur" w:date="2026-04-24T09:20:00Z">
              <w:r>
                <w:rPr>
                  <w:rFonts w:ascii="Calibri" w:hAnsi="Calibri"/>
                  <w:sz w:val="20"/>
                </w:rPr>
                <w:delText>31.7</w:delText>
              </w:r>
            </w:del>
          </w:p>
        </w:tc>
        <w:tc>
          <w:tcPr>
            <w:tcW w:w="0" w:type="auto"/>
            <w:tcBorders>
              <w:top w:val="single" w:sz="0" w:space="0" w:color="D3D3D3"/>
              <w:left w:val="single" w:sz="0" w:space="0" w:color="D3D3D3"/>
              <w:bottom w:val="single" w:sz="0" w:space="0" w:color="D3D3D3"/>
              <w:right w:val="single" w:sz="0" w:space="0" w:color="D3D3D3"/>
            </w:tcBorders>
          </w:tcPr>
          <w:p w14:paraId="143B5EB7" w14:textId="77777777" w:rsidR="00B50B46" w:rsidRDefault="00000000">
            <w:pPr>
              <w:keepNext/>
              <w:spacing w:after="60"/>
              <w:jc w:val="center"/>
              <w:rPr>
                <w:del w:id="1096" w:author="L’auteur" w:date="2026-04-24T09:20:00Z"/>
              </w:rPr>
            </w:pPr>
            <w:del w:id="1097" w:author="L’auteur" w:date="2026-04-24T09:20:00Z">
              <w:r>
                <w:rPr>
                  <w:rFonts w:ascii="Calibri" w:hAnsi="Calibri"/>
                  <w:sz w:val="20"/>
                </w:rPr>
                <w:delText>66.4</w:delText>
              </w:r>
            </w:del>
          </w:p>
        </w:tc>
      </w:tr>
      <w:tr w:rsidR="00B50B46" w14:paraId="6D9B4793" w14:textId="77777777">
        <w:trPr>
          <w:cantSplit/>
          <w:jc w:val="center"/>
          <w:del w:id="1098"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9A6140B" w14:textId="77777777" w:rsidR="00B50B46" w:rsidRDefault="00000000">
            <w:pPr>
              <w:keepNext/>
              <w:spacing w:after="60"/>
              <w:jc w:val="center"/>
              <w:rPr>
                <w:del w:id="1099" w:author="L’auteur" w:date="2026-04-24T09:20:00Z"/>
              </w:rPr>
            </w:pPr>
            <w:del w:id="1100" w:author="L’auteur" w:date="2026-04-24T09:20:00Z">
              <w:r>
                <w:rPr>
                  <w:rFonts w:ascii="Calibri" w:hAnsi="Calibri"/>
                  <w:sz w:val="20"/>
                </w:rPr>
                <w:delText>Côte d'Ivoire</w:delText>
              </w:r>
            </w:del>
          </w:p>
        </w:tc>
        <w:tc>
          <w:tcPr>
            <w:tcW w:w="0" w:type="auto"/>
            <w:tcBorders>
              <w:top w:val="single" w:sz="0" w:space="0" w:color="D3D3D3"/>
              <w:left w:val="single" w:sz="0" w:space="0" w:color="D3D3D3"/>
              <w:bottom w:val="single" w:sz="0" w:space="0" w:color="D3D3D3"/>
              <w:right w:val="single" w:sz="0" w:space="0" w:color="D3D3D3"/>
            </w:tcBorders>
          </w:tcPr>
          <w:p w14:paraId="035BB96D" w14:textId="77777777" w:rsidR="00B50B46" w:rsidRDefault="00000000">
            <w:pPr>
              <w:keepNext/>
              <w:spacing w:after="60"/>
              <w:jc w:val="center"/>
              <w:rPr>
                <w:del w:id="1101" w:author="L’auteur" w:date="2026-04-24T09:20:00Z"/>
              </w:rPr>
            </w:pPr>
            <w:del w:id="1102" w:author="L’auteur" w:date="2026-04-24T09:20:00Z">
              <w:r>
                <w:rPr>
                  <w:rFonts w:ascii="Calibri" w:hAnsi="Calibri"/>
                  <w:sz w:val="20"/>
                </w:rPr>
                <w:delText>21.5</w:delText>
              </w:r>
            </w:del>
          </w:p>
        </w:tc>
        <w:tc>
          <w:tcPr>
            <w:tcW w:w="0" w:type="auto"/>
            <w:tcBorders>
              <w:top w:val="single" w:sz="0" w:space="0" w:color="D3D3D3"/>
              <w:left w:val="single" w:sz="0" w:space="0" w:color="D3D3D3"/>
              <w:bottom w:val="single" w:sz="0" w:space="0" w:color="D3D3D3"/>
              <w:right w:val="single" w:sz="0" w:space="0" w:color="D3D3D3"/>
            </w:tcBorders>
          </w:tcPr>
          <w:p w14:paraId="70E52C63" w14:textId="77777777" w:rsidR="00B50B46" w:rsidRDefault="00000000">
            <w:pPr>
              <w:keepNext/>
              <w:spacing w:after="60"/>
              <w:jc w:val="center"/>
              <w:rPr>
                <w:del w:id="1103" w:author="L’auteur" w:date="2026-04-24T09:20:00Z"/>
              </w:rPr>
            </w:pPr>
            <w:del w:id="1104" w:author="L’auteur" w:date="2026-04-24T09:20:00Z">
              <w:r>
                <w:rPr>
                  <w:rFonts w:ascii="Calibri" w:hAnsi="Calibri"/>
                  <w:sz w:val="20"/>
                </w:rPr>
                <w:delText>21.7</w:delText>
              </w:r>
            </w:del>
          </w:p>
        </w:tc>
        <w:tc>
          <w:tcPr>
            <w:tcW w:w="0" w:type="auto"/>
            <w:tcBorders>
              <w:top w:val="single" w:sz="0" w:space="0" w:color="D3D3D3"/>
              <w:left w:val="single" w:sz="0" w:space="0" w:color="D3D3D3"/>
              <w:bottom w:val="single" w:sz="0" w:space="0" w:color="D3D3D3"/>
              <w:right w:val="single" w:sz="0" w:space="0" w:color="D3D3D3"/>
            </w:tcBorders>
          </w:tcPr>
          <w:p w14:paraId="22E4CF19" w14:textId="77777777" w:rsidR="00B50B46" w:rsidRDefault="00000000">
            <w:pPr>
              <w:keepNext/>
              <w:spacing w:after="60"/>
              <w:jc w:val="center"/>
              <w:rPr>
                <w:del w:id="1105" w:author="L’auteur" w:date="2026-04-24T09:20:00Z"/>
              </w:rPr>
            </w:pPr>
            <w:del w:id="1106" w:author="L’auteur" w:date="2026-04-24T09:20:00Z">
              <w:r>
                <w:rPr>
                  <w:rFonts w:ascii="Calibri" w:hAnsi="Calibri"/>
                  <w:sz w:val="20"/>
                </w:rPr>
                <w:delText>69.5</w:delText>
              </w:r>
            </w:del>
          </w:p>
        </w:tc>
        <w:tc>
          <w:tcPr>
            <w:tcW w:w="0" w:type="auto"/>
            <w:tcBorders>
              <w:top w:val="single" w:sz="0" w:space="0" w:color="D3D3D3"/>
              <w:left w:val="single" w:sz="0" w:space="0" w:color="D3D3D3"/>
              <w:bottom w:val="single" w:sz="0" w:space="0" w:color="D3D3D3"/>
              <w:right w:val="single" w:sz="0" w:space="0" w:color="D3D3D3"/>
            </w:tcBorders>
          </w:tcPr>
          <w:p w14:paraId="3EE9B2BF" w14:textId="77777777" w:rsidR="00B50B46" w:rsidRDefault="00000000">
            <w:pPr>
              <w:keepNext/>
              <w:spacing w:after="60"/>
              <w:jc w:val="center"/>
              <w:rPr>
                <w:del w:id="1107" w:author="L’auteur" w:date="2026-04-24T09:20:00Z"/>
              </w:rPr>
            </w:pPr>
            <w:del w:id="1108" w:author="L’auteur" w:date="2026-04-24T09:20:00Z">
              <w:r>
                <w:rPr>
                  <w:rFonts w:ascii="Calibri" w:hAnsi="Calibri"/>
                  <w:sz w:val="20"/>
                </w:rPr>
                <w:delText>70.0</w:delText>
              </w:r>
            </w:del>
          </w:p>
        </w:tc>
        <w:tc>
          <w:tcPr>
            <w:tcW w:w="0" w:type="auto"/>
            <w:tcBorders>
              <w:top w:val="single" w:sz="0" w:space="0" w:color="D3D3D3"/>
              <w:left w:val="single" w:sz="0" w:space="0" w:color="D3D3D3"/>
              <w:bottom w:val="single" w:sz="0" w:space="0" w:color="D3D3D3"/>
              <w:right w:val="single" w:sz="0" w:space="0" w:color="D3D3D3"/>
            </w:tcBorders>
          </w:tcPr>
          <w:p w14:paraId="267B19DD" w14:textId="77777777" w:rsidR="00B50B46" w:rsidRDefault="00000000">
            <w:pPr>
              <w:keepNext/>
              <w:spacing w:after="60"/>
              <w:jc w:val="center"/>
              <w:rPr>
                <w:del w:id="1109" w:author="L’auteur" w:date="2026-04-24T09:20:00Z"/>
              </w:rPr>
            </w:pPr>
            <w:del w:id="1110" w:author="L’auteur" w:date="2026-04-24T09:20:00Z">
              <w:r>
                <w:rPr>
                  <w:rFonts w:ascii="Calibri" w:hAnsi="Calibri"/>
                  <w:sz w:val="20"/>
                </w:rPr>
                <w:delText>5.1</w:delText>
              </w:r>
            </w:del>
          </w:p>
        </w:tc>
        <w:tc>
          <w:tcPr>
            <w:tcW w:w="0" w:type="auto"/>
            <w:tcBorders>
              <w:top w:val="single" w:sz="0" w:space="0" w:color="D3D3D3"/>
              <w:left w:val="single" w:sz="0" w:space="0" w:color="D3D3D3"/>
              <w:bottom w:val="single" w:sz="0" w:space="0" w:color="D3D3D3"/>
              <w:right w:val="single" w:sz="0" w:space="0" w:color="D3D3D3"/>
            </w:tcBorders>
          </w:tcPr>
          <w:p w14:paraId="5B9BE9E8" w14:textId="77777777" w:rsidR="00B50B46" w:rsidRDefault="00000000">
            <w:pPr>
              <w:keepNext/>
              <w:spacing w:after="60"/>
              <w:jc w:val="center"/>
              <w:rPr>
                <w:del w:id="1111" w:author="L’auteur" w:date="2026-04-24T09:20:00Z"/>
              </w:rPr>
            </w:pPr>
            <w:del w:id="1112" w:author="L’auteur" w:date="2026-04-24T09:20: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07695315" w14:textId="77777777" w:rsidR="00B50B46" w:rsidRDefault="00000000">
            <w:pPr>
              <w:keepNext/>
              <w:spacing w:after="60"/>
              <w:jc w:val="center"/>
              <w:rPr>
                <w:del w:id="1113" w:author="L’auteur" w:date="2026-04-24T09:20:00Z"/>
              </w:rPr>
            </w:pPr>
            <w:del w:id="1114" w:author="L’auteur" w:date="2026-04-24T09:20:00Z">
              <w:r>
                <w:rPr>
                  <w:rFonts w:ascii="Calibri" w:hAnsi="Calibri"/>
                  <w:sz w:val="20"/>
                </w:rPr>
                <w:delText>69.7</w:delText>
              </w:r>
            </w:del>
          </w:p>
        </w:tc>
        <w:tc>
          <w:tcPr>
            <w:tcW w:w="0" w:type="auto"/>
            <w:tcBorders>
              <w:top w:val="single" w:sz="0" w:space="0" w:color="D3D3D3"/>
              <w:left w:val="single" w:sz="0" w:space="0" w:color="D3D3D3"/>
              <w:bottom w:val="single" w:sz="0" w:space="0" w:color="D3D3D3"/>
              <w:right w:val="single" w:sz="0" w:space="0" w:color="D3D3D3"/>
            </w:tcBorders>
          </w:tcPr>
          <w:p w14:paraId="6EA51262" w14:textId="77777777" w:rsidR="00B50B46" w:rsidRDefault="00000000">
            <w:pPr>
              <w:keepNext/>
              <w:spacing w:after="60"/>
              <w:jc w:val="center"/>
              <w:rPr>
                <w:del w:id="1115" w:author="L’auteur" w:date="2026-04-24T09:20:00Z"/>
              </w:rPr>
            </w:pPr>
            <w:del w:id="1116" w:author="L’auteur" w:date="2026-04-24T09:20:00Z">
              <w:r>
                <w:rPr>
                  <w:rFonts w:ascii="Calibri" w:hAnsi="Calibri"/>
                  <w:sz w:val="20"/>
                </w:rPr>
                <w:delText>71.6</w:delText>
              </w:r>
            </w:del>
          </w:p>
        </w:tc>
        <w:tc>
          <w:tcPr>
            <w:tcW w:w="0" w:type="auto"/>
            <w:tcBorders>
              <w:top w:val="single" w:sz="0" w:space="0" w:color="D3D3D3"/>
              <w:left w:val="single" w:sz="0" w:space="0" w:color="D3D3D3"/>
              <w:bottom w:val="single" w:sz="0" w:space="0" w:color="D3D3D3"/>
              <w:right w:val="single" w:sz="0" w:space="0" w:color="D3D3D3"/>
            </w:tcBorders>
          </w:tcPr>
          <w:p w14:paraId="4DBF3DED" w14:textId="77777777" w:rsidR="00B50B46" w:rsidRDefault="00000000">
            <w:pPr>
              <w:keepNext/>
              <w:spacing w:after="60"/>
              <w:jc w:val="center"/>
              <w:rPr>
                <w:del w:id="1117" w:author="L’auteur" w:date="2026-04-24T09:20:00Z"/>
              </w:rPr>
            </w:pPr>
            <w:del w:id="1118" w:author="L’auteur" w:date="2026-04-24T09:20:00Z">
              <w:r>
                <w:rPr>
                  <w:rFonts w:ascii="Calibri" w:hAnsi="Calibri"/>
                  <w:sz w:val="20"/>
                </w:rPr>
                <w:delText>10.0</w:delText>
              </w:r>
            </w:del>
          </w:p>
        </w:tc>
        <w:tc>
          <w:tcPr>
            <w:tcW w:w="0" w:type="auto"/>
            <w:tcBorders>
              <w:top w:val="single" w:sz="0" w:space="0" w:color="D3D3D3"/>
              <w:left w:val="single" w:sz="0" w:space="0" w:color="D3D3D3"/>
              <w:bottom w:val="single" w:sz="0" w:space="0" w:color="D3D3D3"/>
              <w:right w:val="single" w:sz="0" w:space="0" w:color="D3D3D3"/>
            </w:tcBorders>
          </w:tcPr>
          <w:p w14:paraId="3CB77E8C" w14:textId="77777777" w:rsidR="00B50B46" w:rsidRDefault="00000000">
            <w:pPr>
              <w:keepNext/>
              <w:spacing w:after="60"/>
              <w:jc w:val="center"/>
              <w:rPr>
                <w:del w:id="1119" w:author="L’auteur" w:date="2026-04-24T09:20:00Z"/>
              </w:rPr>
            </w:pPr>
            <w:del w:id="1120" w:author="L’auteur" w:date="2026-04-24T09:20: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667E8558" w14:textId="77777777" w:rsidR="00B50B46" w:rsidRDefault="00000000">
            <w:pPr>
              <w:keepNext/>
              <w:spacing w:after="60"/>
              <w:jc w:val="center"/>
              <w:rPr>
                <w:del w:id="1121" w:author="L’auteur" w:date="2026-04-24T09:20:00Z"/>
              </w:rPr>
            </w:pPr>
            <w:del w:id="1122" w:author="L’auteur" w:date="2026-04-24T09:20:00Z">
              <w:r>
                <w:rPr>
                  <w:rFonts w:ascii="Calibri" w:hAnsi="Calibri"/>
                  <w:sz w:val="20"/>
                </w:rPr>
                <w:delText>71.4</w:delText>
              </w:r>
            </w:del>
          </w:p>
        </w:tc>
        <w:tc>
          <w:tcPr>
            <w:tcW w:w="0" w:type="auto"/>
            <w:tcBorders>
              <w:top w:val="single" w:sz="0" w:space="0" w:color="D3D3D3"/>
              <w:left w:val="single" w:sz="0" w:space="0" w:color="D3D3D3"/>
              <w:bottom w:val="single" w:sz="0" w:space="0" w:color="D3D3D3"/>
              <w:right w:val="single" w:sz="0" w:space="0" w:color="D3D3D3"/>
            </w:tcBorders>
          </w:tcPr>
          <w:p w14:paraId="1ECE5B8F" w14:textId="77777777" w:rsidR="00B50B46" w:rsidRDefault="00000000">
            <w:pPr>
              <w:keepNext/>
              <w:spacing w:after="60"/>
              <w:jc w:val="center"/>
              <w:rPr>
                <w:del w:id="1123" w:author="L’auteur" w:date="2026-04-24T09:20:00Z"/>
              </w:rPr>
            </w:pPr>
            <w:del w:id="1124" w:author="L’auteur" w:date="2026-04-24T09:20:00Z">
              <w:r>
                <w:rPr>
                  <w:rFonts w:ascii="Calibri" w:hAnsi="Calibri"/>
                  <w:sz w:val="20"/>
                </w:rPr>
                <w:delText>72.6</w:delText>
              </w:r>
            </w:del>
          </w:p>
        </w:tc>
      </w:tr>
      <w:tr w:rsidR="00B50B46" w14:paraId="5CAAC1C5" w14:textId="77777777">
        <w:trPr>
          <w:cantSplit/>
          <w:jc w:val="center"/>
          <w:del w:id="1125"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7915CF4E" w14:textId="77777777" w:rsidR="00B50B46" w:rsidRDefault="00000000">
            <w:pPr>
              <w:keepNext/>
              <w:spacing w:after="60"/>
              <w:jc w:val="center"/>
              <w:rPr>
                <w:del w:id="1126" w:author="L’auteur" w:date="2026-04-24T09:20:00Z"/>
              </w:rPr>
            </w:pPr>
            <w:del w:id="1127" w:author="L’auteur" w:date="2026-04-24T09:20:00Z">
              <w:r>
                <w:rPr>
                  <w:rFonts w:ascii="Calibri" w:hAnsi="Calibri"/>
                  <w:sz w:val="20"/>
                </w:rPr>
                <w:delText>Djibouti</w:delText>
              </w:r>
            </w:del>
          </w:p>
        </w:tc>
        <w:tc>
          <w:tcPr>
            <w:tcW w:w="0" w:type="auto"/>
            <w:tcBorders>
              <w:top w:val="single" w:sz="0" w:space="0" w:color="D3D3D3"/>
              <w:left w:val="single" w:sz="0" w:space="0" w:color="D3D3D3"/>
              <w:bottom w:val="single" w:sz="0" w:space="0" w:color="D3D3D3"/>
              <w:right w:val="single" w:sz="0" w:space="0" w:color="D3D3D3"/>
            </w:tcBorders>
          </w:tcPr>
          <w:p w14:paraId="54BEDBBF" w14:textId="77777777" w:rsidR="00B50B46" w:rsidRDefault="00000000">
            <w:pPr>
              <w:keepNext/>
              <w:spacing w:after="60"/>
              <w:jc w:val="center"/>
              <w:rPr>
                <w:del w:id="1128" w:author="L’auteur" w:date="2026-04-24T09:20:00Z"/>
              </w:rPr>
            </w:pPr>
            <w:del w:id="1129"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9010455" w14:textId="77777777" w:rsidR="00B50B46" w:rsidRDefault="00000000">
            <w:pPr>
              <w:keepNext/>
              <w:spacing w:after="60"/>
              <w:jc w:val="center"/>
              <w:rPr>
                <w:del w:id="1130" w:author="L’auteur" w:date="2026-04-24T09:20:00Z"/>
              </w:rPr>
            </w:pPr>
            <w:del w:id="1131" w:author="L’auteur" w:date="2026-04-24T09:20: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770FF177" w14:textId="77777777" w:rsidR="00B50B46" w:rsidRDefault="00000000">
            <w:pPr>
              <w:keepNext/>
              <w:spacing w:after="60"/>
              <w:jc w:val="center"/>
              <w:rPr>
                <w:del w:id="1132" w:author="L’auteur" w:date="2026-04-24T09:20:00Z"/>
              </w:rPr>
            </w:pPr>
            <w:del w:id="113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9AF5219" w14:textId="77777777" w:rsidR="00B50B46" w:rsidRDefault="00000000">
            <w:pPr>
              <w:keepNext/>
              <w:spacing w:after="60"/>
              <w:jc w:val="center"/>
              <w:rPr>
                <w:del w:id="1134" w:author="L’auteur" w:date="2026-04-24T09:20:00Z"/>
              </w:rPr>
            </w:pPr>
            <w:del w:id="1135" w:author="L’auteur" w:date="2026-04-24T09:20:00Z">
              <w:r>
                <w:rPr>
                  <w:rFonts w:ascii="Calibri" w:hAnsi="Calibri"/>
                  <w:sz w:val="20"/>
                </w:rPr>
                <w:delText>8.3</w:delText>
              </w:r>
            </w:del>
          </w:p>
        </w:tc>
        <w:tc>
          <w:tcPr>
            <w:tcW w:w="0" w:type="auto"/>
            <w:tcBorders>
              <w:top w:val="single" w:sz="0" w:space="0" w:color="D3D3D3"/>
              <w:left w:val="single" w:sz="0" w:space="0" w:color="D3D3D3"/>
              <w:bottom w:val="single" w:sz="0" w:space="0" w:color="D3D3D3"/>
              <w:right w:val="single" w:sz="0" w:space="0" w:color="D3D3D3"/>
            </w:tcBorders>
          </w:tcPr>
          <w:p w14:paraId="15ED6A44" w14:textId="77777777" w:rsidR="00B50B46" w:rsidRDefault="00000000">
            <w:pPr>
              <w:keepNext/>
              <w:spacing w:after="60"/>
              <w:jc w:val="center"/>
              <w:rPr>
                <w:del w:id="1136" w:author="L’auteur" w:date="2026-04-24T09:20:00Z"/>
              </w:rPr>
            </w:pPr>
            <w:del w:id="1137"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0127CBB" w14:textId="77777777" w:rsidR="00B50B46" w:rsidRDefault="00000000">
            <w:pPr>
              <w:keepNext/>
              <w:spacing w:after="60"/>
              <w:jc w:val="center"/>
              <w:rPr>
                <w:del w:id="1138" w:author="L’auteur" w:date="2026-04-24T09:20:00Z"/>
              </w:rPr>
            </w:pPr>
            <w:del w:id="1139"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047FD74" w14:textId="77777777" w:rsidR="00B50B46" w:rsidRDefault="00000000">
            <w:pPr>
              <w:keepNext/>
              <w:spacing w:after="60"/>
              <w:jc w:val="center"/>
              <w:rPr>
                <w:del w:id="1140" w:author="L’auteur" w:date="2026-04-24T09:20:00Z"/>
              </w:rPr>
            </w:pPr>
            <w:del w:id="114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4D33E15" w14:textId="77777777" w:rsidR="00B50B46" w:rsidRDefault="00000000">
            <w:pPr>
              <w:keepNext/>
              <w:spacing w:after="60"/>
              <w:jc w:val="center"/>
              <w:rPr>
                <w:del w:id="1142" w:author="L’auteur" w:date="2026-04-24T09:20:00Z"/>
              </w:rPr>
            </w:pPr>
            <w:del w:id="1143" w:author="L’auteur" w:date="2026-04-24T09:20: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070177AF" w14:textId="77777777" w:rsidR="00B50B46" w:rsidRDefault="00000000">
            <w:pPr>
              <w:keepNext/>
              <w:spacing w:after="60"/>
              <w:jc w:val="center"/>
              <w:rPr>
                <w:del w:id="1144" w:author="L’auteur" w:date="2026-04-24T09:20:00Z"/>
              </w:rPr>
            </w:pPr>
            <w:del w:id="1145"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E59360F" w14:textId="77777777" w:rsidR="00B50B46" w:rsidRDefault="00000000">
            <w:pPr>
              <w:keepNext/>
              <w:spacing w:after="60"/>
              <w:jc w:val="center"/>
              <w:rPr>
                <w:del w:id="1146" w:author="L’auteur" w:date="2026-04-24T09:20:00Z"/>
              </w:rPr>
            </w:pPr>
            <w:del w:id="1147" w:author="L’auteur" w:date="2026-04-24T09:20: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1F7BD436" w14:textId="77777777" w:rsidR="00B50B46" w:rsidRDefault="00000000">
            <w:pPr>
              <w:keepNext/>
              <w:spacing w:after="60"/>
              <w:jc w:val="center"/>
              <w:rPr>
                <w:del w:id="1148" w:author="L’auteur" w:date="2026-04-24T09:20:00Z"/>
              </w:rPr>
            </w:pPr>
            <w:del w:id="1149"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C88F1A2" w14:textId="77777777" w:rsidR="00B50B46" w:rsidRDefault="00000000">
            <w:pPr>
              <w:keepNext/>
              <w:spacing w:after="60"/>
              <w:jc w:val="center"/>
              <w:rPr>
                <w:del w:id="1150" w:author="L’auteur" w:date="2026-04-24T09:20:00Z"/>
              </w:rPr>
            </w:pPr>
            <w:del w:id="1151" w:author="L’auteur" w:date="2026-04-24T09:20:00Z">
              <w:r>
                <w:rPr>
                  <w:rFonts w:ascii="Calibri" w:hAnsi="Calibri"/>
                  <w:sz w:val="20"/>
                </w:rPr>
                <w:delText>7.8</w:delText>
              </w:r>
            </w:del>
          </w:p>
        </w:tc>
      </w:tr>
      <w:tr w:rsidR="00B50B46" w14:paraId="1B6F56D9" w14:textId="77777777">
        <w:trPr>
          <w:cantSplit/>
          <w:jc w:val="center"/>
          <w:del w:id="115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DD88E64" w14:textId="77777777" w:rsidR="00B50B46" w:rsidRDefault="00000000">
            <w:pPr>
              <w:keepNext/>
              <w:spacing w:after="60"/>
              <w:jc w:val="center"/>
              <w:rPr>
                <w:del w:id="1153" w:author="L’auteur" w:date="2026-04-24T09:20:00Z"/>
              </w:rPr>
            </w:pPr>
            <w:del w:id="1154" w:author="L’auteur" w:date="2026-04-24T09:20:00Z">
              <w:r>
                <w:rPr>
                  <w:rFonts w:ascii="Calibri" w:hAnsi="Calibri"/>
                  <w:sz w:val="20"/>
                </w:rPr>
                <w:delText>Egypt, Arab Rep.</w:delText>
              </w:r>
            </w:del>
          </w:p>
        </w:tc>
        <w:tc>
          <w:tcPr>
            <w:tcW w:w="0" w:type="auto"/>
            <w:tcBorders>
              <w:top w:val="single" w:sz="0" w:space="0" w:color="D3D3D3"/>
              <w:left w:val="single" w:sz="0" w:space="0" w:color="D3D3D3"/>
              <w:bottom w:val="single" w:sz="0" w:space="0" w:color="D3D3D3"/>
              <w:right w:val="single" w:sz="0" w:space="0" w:color="D3D3D3"/>
            </w:tcBorders>
          </w:tcPr>
          <w:p w14:paraId="17DB546B" w14:textId="77777777" w:rsidR="00B50B46" w:rsidRDefault="00000000">
            <w:pPr>
              <w:keepNext/>
              <w:spacing w:after="60"/>
              <w:jc w:val="center"/>
              <w:rPr>
                <w:del w:id="1155" w:author="L’auteur" w:date="2026-04-24T09:20:00Z"/>
              </w:rPr>
            </w:pPr>
            <w:del w:id="1156" w:author="L’auteur" w:date="2026-04-24T09:20:00Z">
              <w:r>
                <w:rPr>
                  <w:rFonts w:ascii="Calibri" w:hAnsi="Calibri"/>
                  <w:sz w:val="20"/>
                </w:rPr>
                <w:delText>4.3</w:delText>
              </w:r>
            </w:del>
          </w:p>
        </w:tc>
        <w:tc>
          <w:tcPr>
            <w:tcW w:w="0" w:type="auto"/>
            <w:tcBorders>
              <w:top w:val="single" w:sz="0" w:space="0" w:color="D3D3D3"/>
              <w:left w:val="single" w:sz="0" w:space="0" w:color="D3D3D3"/>
              <w:bottom w:val="single" w:sz="0" w:space="0" w:color="D3D3D3"/>
              <w:right w:val="single" w:sz="0" w:space="0" w:color="D3D3D3"/>
            </w:tcBorders>
          </w:tcPr>
          <w:p w14:paraId="5442484A" w14:textId="77777777" w:rsidR="00B50B46" w:rsidRDefault="00000000">
            <w:pPr>
              <w:keepNext/>
              <w:spacing w:after="60"/>
              <w:jc w:val="center"/>
              <w:rPr>
                <w:del w:id="1157" w:author="L’auteur" w:date="2026-04-24T09:20:00Z"/>
              </w:rPr>
            </w:pPr>
            <w:del w:id="1158" w:author="L’auteur" w:date="2026-04-24T09:20: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0DDC1A4C" w14:textId="77777777" w:rsidR="00B50B46" w:rsidRDefault="00000000">
            <w:pPr>
              <w:keepNext/>
              <w:spacing w:after="60"/>
              <w:jc w:val="center"/>
              <w:rPr>
                <w:del w:id="1159" w:author="L’auteur" w:date="2026-04-24T09:20:00Z"/>
              </w:rPr>
            </w:pPr>
            <w:del w:id="1160" w:author="L’auteur" w:date="2026-04-24T09:20:00Z">
              <w:r>
                <w:rPr>
                  <w:rFonts w:ascii="Calibri" w:hAnsi="Calibri"/>
                  <w:sz w:val="20"/>
                </w:rPr>
                <w:delText>6.5</w:delText>
              </w:r>
            </w:del>
          </w:p>
        </w:tc>
        <w:tc>
          <w:tcPr>
            <w:tcW w:w="0" w:type="auto"/>
            <w:tcBorders>
              <w:top w:val="single" w:sz="0" w:space="0" w:color="D3D3D3"/>
              <w:left w:val="single" w:sz="0" w:space="0" w:color="D3D3D3"/>
              <w:bottom w:val="single" w:sz="0" w:space="0" w:color="D3D3D3"/>
              <w:right w:val="single" w:sz="0" w:space="0" w:color="D3D3D3"/>
            </w:tcBorders>
          </w:tcPr>
          <w:p w14:paraId="4FE9A02A" w14:textId="77777777" w:rsidR="00B50B46" w:rsidRDefault="00000000">
            <w:pPr>
              <w:keepNext/>
              <w:spacing w:after="60"/>
              <w:jc w:val="center"/>
              <w:rPr>
                <w:del w:id="1161" w:author="L’auteur" w:date="2026-04-24T09:20:00Z"/>
              </w:rPr>
            </w:pPr>
            <w:del w:id="1162" w:author="L’auteur" w:date="2026-04-24T09:20:00Z">
              <w:r>
                <w:rPr>
                  <w:rFonts w:ascii="Calibri" w:hAnsi="Calibri"/>
                  <w:sz w:val="20"/>
                </w:rPr>
                <w:delText>15.7</w:delText>
              </w:r>
            </w:del>
          </w:p>
        </w:tc>
        <w:tc>
          <w:tcPr>
            <w:tcW w:w="0" w:type="auto"/>
            <w:tcBorders>
              <w:top w:val="single" w:sz="0" w:space="0" w:color="D3D3D3"/>
              <w:left w:val="single" w:sz="0" w:space="0" w:color="D3D3D3"/>
              <w:bottom w:val="single" w:sz="0" w:space="0" w:color="D3D3D3"/>
              <w:right w:val="single" w:sz="0" w:space="0" w:color="D3D3D3"/>
            </w:tcBorders>
          </w:tcPr>
          <w:p w14:paraId="50B23AD5" w14:textId="77777777" w:rsidR="00B50B46" w:rsidRDefault="00000000">
            <w:pPr>
              <w:keepNext/>
              <w:spacing w:after="60"/>
              <w:jc w:val="center"/>
              <w:rPr>
                <w:del w:id="1163" w:author="L’auteur" w:date="2026-04-24T09:20:00Z"/>
              </w:rPr>
            </w:pPr>
            <w:del w:id="1164"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6087D378" w14:textId="77777777" w:rsidR="00B50B46" w:rsidRDefault="00000000">
            <w:pPr>
              <w:keepNext/>
              <w:spacing w:after="60"/>
              <w:jc w:val="center"/>
              <w:rPr>
                <w:del w:id="1165" w:author="L’auteur" w:date="2026-04-24T09:20:00Z"/>
              </w:rPr>
            </w:pPr>
            <w:del w:id="1166"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55C8977B" w14:textId="77777777" w:rsidR="00B50B46" w:rsidRDefault="00000000">
            <w:pPr>
              <w:keepNext/>
              <w:spacing w:after="60"/>
              <w:jc w:val="center"/>
              <w:rPr>
                <w:del w:id="1167" w:author="L’auteur" w:date="2026-04-24T09:20:00Z"/>
              </w:rPr>
            </w:pPr>
            <w:del w:id="1168" w:author="L’auteur" w:date="2026-04-24T09:20:00Z">
              <w:r>
                <w:rPr>
                  <w:rFonts w:ascii="Calibri" w:hAnsi="Calibri"/>
                  <w:sz w:val="20"/>
                </w:rPr>
                <w:delText>12.6</w:delText>
              </w:r>
            </w:del>
          </w:p>
        </w:tc>
        <w:tc>
          <w:tcPr>
            <w:tcW w:w="0" w:type="auto"/>
            <w:tcBorders>
              <w:top w:val="single" w:sz="0" w:space="0" w:color="D3D3D3"/>
              <w:left w:val="single" w:sz="0" w:space="0" w:color="D3D3D3"/>
              <w:bottom w:val="single" w:sz="0" w:space="0" w:color="D3D3D3"/>
              <w:right w:val="single" w:sz="0" w:space="0" w:color="D3D3D3"/>
            </w:tcBorders>
          </w:tcPr>
          <w:p w14:paraId="0B683150" w14:textId="77777777" w:rsidR="00B50B46" w:rsidRDefault="00000000">
            <w:pPr>
              <w:keepNext/>
              <w:spacing w:after="60"/>
              <w:jc w:val="center"/>
              <w:rPr>
                <w:del w:id="1169" w:author="L’auteur" w:date="2026-04-24T09:20:00Z"/>
              </w:rPr>
            </w:pPr>
            <w:del w:id="1170" w:author="L’auteur" w:date="2026-04-24T09:20:00Z">
              <w:r>
                <w:rPr>
                  <w:rFonts w:ascii="Calibri" w:hAnsi="Calibri"/>
                  <w:sz w:val="20"/>
                </w:rPr>
                <w:delText>13.4</w:delText>
              </w:r>
            </w:del>
          </w:p>
        </w:tc>
        <w:tc>
          <w:tcPr>
            <w:tcW w:w="0" w:type="auto"/>
            <w:tcBorders>
              <w:top w:val="single" w:sz="0" w:space="0" w:color="D3D3D3"/>
              <w:left w:val="single" w:sz="0" w:space="0" w:color="D3D3D3"/>
              <w:bottom w:val="single" w:sz="0" w:space="0" w:color="D3D3D3"/>
              <w:right w:val="single" w:sz="0" w:space="0" w:color="D3D3D3"/>
            </w:tcBorders>
          </w:tcPr>
          <w:p w14:paraId="3738858E" w14:textId="77777777" w:rsidR="00B50B46" w:rsidRDefault="00000000">
            <w:pPr>
              <w:keepNext/>
              <w:spacing w:after="60"/>
              <w:jc w:val="center"/>
              <w:rPr>
                <w:del w:id="1171" w:author="L’auteur" w:date="2026-04-24T09:20:00Z"/>
              </w:rPr>
            </w:pPr>
            <w:del w:id="1172"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0E687AF8" w14:textId="77777777" w:rsidR="00B50B46" w:rsidRDefault="00000000">
            <w:pPr>
              <w:keepNext/>
              <w:spacing w:after="60"/>
              <w:jc w:val="center"/>
              <w:rPr>
                <w:del w:id="1173" w:author="L’auteur" w:date="2026-04-24T09:20:00Z"/>
              </w:rPr>
            </w:pPr>
            <w:del w:id="1174"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59424286" w14:textId="77777777" w:rsidR="00B50B46" w:rsidRDefault="00000000">
            <w:pPr>
              <w:keepNext/>
              <w:spacing w:after="60"/>
              <w:jc w:val="center"/>
              <w:rPr>
                <w:del w:id="1175" w:author="L’auteur" w:date="2026-04-24T09:20:00Z"/>
              </w:rPr>
            </w:pPr>
            <w:del w:id="1176" w:author="L’auteur" w:date="2026-04-24T09:20: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5DFF04FD" w14:textId="77777777" w:rsidR="00B50B46" w:rsidRDefault="00000000">
            <w:pPr>
              <w:keepNext/>
              <w:spacing w:after="60"/>
              <w:jc w:val="center"/>
              <w:rPr>
                <w:del w:id="1177" w:author="L’auteur" w:date="2026-04-24T09:20:00Z"/>
              </w:rPr>
            </w:pPr>
            <w:del w:id="1178" w:author="L’auteur" w:date="2026-04-24T09:20:00Z">
              <w:r>
                <w:rPr>
                  <w:rFonts w:ascii="Calibri" w:hAnsi="Calibri"/>
                  <w:sz w:val="20"/>
                </w:rPr>
                <w:delText>11.3</w:delText>
              </w:r>
            </w:del>
          </w:p>
        </w:tc>
      </w:tr>
      <w:tr w:rsidR="00B50B46" w14:paraId="48CF5310" w14:textId="77777777">
        <w:trPr>
          <w:cantSplit/>
          <w:jc w:val="center"/>
          <w:del w:id="117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9637CC1" w14:textId="77777777" w:rsidR="00B50B46" w:rsidRDefault="00000000">
            <w:pPr>
              <w:keepNext/>
              <w:spacing w:after="60"/>
              <w:jc w:val="center"/>
              <w:rPr>
                <w:del w:id="1180" w:author="L’auteur" w:date="2026-04-24T09:20:00Z"/>
              </w:rPr>
            </w:pPr>
            <w:del w:id="1181" w:author="L’auteur" w:date="2026-04-24T09:20:00Z">
              <w:r>
                <w:rPr>
                  <w:rFonts w:ascii="Calibri" w:hAnsi="Calibri"/>
                  <w:sz w:val="20"/>
                </w:rPr>
                <w:delText>El Salvador</w:delText>
              </w:r>
            </w:del>
          </w:p>
        </w:tc>
        <w:tc>
          <w:tcPr>
            <w:tcW w:w="0" w:type="auto"/>
            <w:tcBorders>
              <w:top w:val="single" w:sz="0" w:space="0" w:color="D3D3D3"/>
              <w:left w:val="single" w:sz="0" w:space="0" w:color="D3D3D3"/>
              <w:bottom w:val="single" w:sz="0" w:space="0" w:color="D3D3D3"/>
              <w:right w:val="single" w:sz="0" w:space="0" w:color="D3D3D3"/>
            </w:tcBorders>
          </w:tcPr>
          <w:p w14:paraId="18B5BB40" w14:textId="77777777" w:rsidR="00B50B46" w:rsidRDefault="00000000">
            <w:pPr>
              <w:keepNext/>
              <w:spacing w:after="60"/>
              <w:jc w:val="center"/>
              <w:rPr>
                <w:del w:id="1182" w:author="L’auteur" w:date="2026-04-24T09:20:00Z"/>
              </w:rPr>
            </w:pPr>
            <w:del w:id="1183"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0EDD5680" w14:textId="77777777" w:rsidR="00B50B46" w:rsidRDefault="00000000">
            <w:pPr>
              <w:keepNext/>
              <w:spacing w:after="60"/>
              <w:jc w:val="center"/>
              <w:rPr>
                <w:del w:id="1184" w:author="L’auteur" w:date="2026-04-24T09:20:00Z"/>
              </w:rPr>
            </w:pPr>
            <w:del w:id="1185" w:author="L’auteur" w:date="2026-04-24T09:20: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5C4C3494" w14:textId="77777777" w:rsidR="00B50B46" w:rsidRDefault="00000000">
            <w:pPr>
              <w:keepNext/>
              <w:spacing w:after="60"/>
              <w:jc w:val="center"/>
              <w:rPr>
                <w:del w:id="1186" w:author="L’auteur" w:date="2026-04-24T09:20:00Z"/>
              </w:rPr>
            </w:pPr>
            <w:del w:id="1187" w:author="L’auteur" w:date="2026-04-24T09:20:00Z">
              <w:r>
                <w:rPr>
                  <w:rFonts w:ascii="Calibri" w:hAnsi="Calibri"/>
                  <w:sz w:val="20"/>
                </w:rPr>
                <w:delText>8.2</w:delText>
              </w:r>
            </w:del>
          </w:p>
        </w:tc>
        <w:tc>
          <w:tcPr>
            <w:tcW w:w="0" w:type="auto"/>
            <w:tcBorders>
              <w:top w:val="single" w:sz="0" w:space="0" w:color="D3D3D3"/>
              <w:left w:val="single" w:sz="0" w:space="0" w:color="D3D3D3"/>
              <w:bottom w:val="single" w:sz="0" w:space="0" w:color="D3D3D3"/>
              <w:right w:val="single" w:sz="0" w:space="0" w:color="D3D3D3"/>
            </w:tcBorders>
          </w:tcPr>
          <w:p w14:paraId="728A07ED" w14:textId="77777777" w:rsidR="00B50B46" w:rsidRDefault="00000000">
            <w:pPr>
              <w:keepNext/>
              <w:spacing w:after="60"/>
              <w:jc w:val="center"/>
              <w:rPr>
                <w:del w:id="1188" w:author="L’auteur" w:date="2026-04-24T09:20:00Z"/>
              </w:rPr>
            </w:pPr>
            <w:del w:id="1189" w:author="L’auteur" w:date="2026-04-24T09:20:00Z">
              <w:r>
                <w:rPr>
                  <w:rFonts w:ascii="Calibri" w:hAnsi="Calibri"/>
                  <w:sz w:val="20"/>
                </w:rPr>
                <w:delText>80.7</w:delText>
              </w:r>
            </w:del>
          </w:p>
        </w:tc>
        <w:tc>
          <w:tcPr>
            <w:tcW w:w="0" w:type="auto"/>
            <w:tcBorders>
              <w:top w:val="single" w:sz="0" w:space="0" w:color="D3D3D3"/>
              <w:left w:val="single" w:sz="0" w:space="0" w:color="D3D3D3"/>
              <w:bottom w:val="single" w:sz="0" w:space="0" w:color="D3D3D3"/>
              <w:right w:val="single" w:sz="0" w:space="0" w:color="D3D3D3"/>
            </w:tcBorders>
          </w:tcPr>
          <w:p w14:paraId="345EFA19" w14:textId="77777777" w:rsidR="00B50B46" w:rsidRDefault="00000000">
            <w:pPr>
              <w:keepNext/>
              <w:spacing w:after="60"/>
              <w:jc w:val="center"/>
              <w:rPr>
                <w:del w:id="1190" w:author="L’auteur" w:date="2026-04-24T09:20:00Z"/>
              </w:rPr>
            </w:pPr>
            <w:del w:id="119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AAD533F" w14:textId="77777777" w:rsidR="00B50B46" w:rsidRDefault="00000000">
            <w:pPr>
              <w:keepNext/>
              <w:spacing w:after="60"/>
              <w:jc w:val="center"/>
              <w:rPr>
                <w:del w:id="1192" w:author="L’auteur" w:date="2026-04-24T09:20:00Z"/>
              </w:rPr>
            </w:pPr>
            <w:del w:id="1193" w:author="L’auteur" w:date="2026-04-24T09:20: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265F5A46" w14:textId="77777777" w:rsidR="00B50B46" w:rsidRDefault="00000000">
            <w:pPr>
              <w:keepNext/>
              <w:spacing w:after="60"/>
              <w:jc w:val="center"/>
              <w:rPr>
                <w:del w:id="1194" w:author="L’auteur" w:date="2026-04-24T09:20:00Z"/>
              </w:rPr>
            </w:pPr>
            <w:del w:id="1195" w:author="L’auteur" w:date="2026-04-24T09:20:00Z">
              <w:r>
                <w:rPr>
                  <w:rFonts w:ascii="Calibri" w:hAnsi="Calibri"/>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331706B9" w14:textId="77777777" w:rsidR="00B50B46" w:rsidRDefault="00000000">
            <w:pPr>
              <w:keepNext/>
              <w:spacing w:after="60"/>
              <w:jc w:val="center"/>
              <w:rPr>
                <w:del w:id="1196" w:author="L’auteur" w:date="2026-04-24T09:20:00Z"/>
              </w:rPr>
            </w:pPr>
            <w:del w:id="1197" w:author="L’auteur" w:date="2026-04-24T09:20:00Z">
              <w:r>
                <w:rPr>
                  <w:rFonts w:ascii="Calibri" w:hAnsi="Calibri"/>
                  <w:sz w:val="20"/>
                </w:rPr>
                <w:delText>90.2</w:delText>
              </w:r>
            </w:del>
          </w:p>
        </w:tc>
        <w:tc>
          <w:tcPr>
            <w:tcW w:w="0" w:type="auto"/>
            <w:tcBorders>
              <w:top w:val="single" w:sz="0" w:space="0" w:color="D3D3D3"/>
              <w:left w:val="single" w:sz="0" w:space="0" w:color="D3D3D3"/>
              <w:bottom w:val="single" w:sz="0" w:space="0" w:color="D3D3D3"/>
              <w:right w:val="single" w:sz="0" w:space="0" w:color="D3D3D3"/>
            </w:tcBorders>
          </w:tcPr>
          <w:p w14:paraId="1569B223" w14:textId="77777777" w:rsidR="00B50B46" w:rsidRDefault="00000000">
            <w:pPr>
              <w:keepNext/>
              <w:spacing w:after="60"/>
              <w:jc w:val="center"/>
              <w:rPr>
                <w:del w:id="1198" w:author="L’auteur" w:date="2026-04-24T09:20:00Z"/>
              </w:rPr>
            </w:pPr>
            <w:del w:id="1199"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2E3B4C5" w14:textId="77777777" w:rsidR="00B50B46" w:rsidRDefault="00000000">
            <w:pPr>
              <w:keepNext/>
              <w:spacing w:after="60"/>
              <w:jc w:val="center"/>
              <w:rPr>
                <w:del w:id="1200" w:author="L’auteur" w:date="2026-04-24T09:20:00Z"/>
              </w:rPr>
            </w:pPr>
            <w:del w:id="1201" w:author="L’auteur" w:date="2026-04-24T09:20: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449AAB0E" w14:textId="77777777" w:rsidR="00B50B46" w:rsidRDefault="00000000">
            <w:pPr>
              <w:keepNext/>
              <w:spacing w:after="60"/>
              <w:jc w:val="center"/>
              <w:rPr>
                <w:del w:id="1202" w:author="L’auteur" w:date="2026-04-24T09:20:00Z"/>
              </w:rPr>
            </w:pPr>
            <w:del w:id="1203" w:author="L’auteur" w:date="2026-04-24T09:20:00Z">
              <w:r>
                <w:rPr>
                  <w:rFonts w:ascii="Calibri" w:hAnsi="Calibri"/>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7CA1087B" w14:textId="77777777" w:rsidR="00B50B46" w:rsidRDefault="00000000">
            <w:pPr>
              <w:keepNext/>
              <w:spacing w:after="60"/>
              <w:jc w:val="center"/>
              <w:rPr>
                <w:del w:id="1204" w:author="L’auteur" w:date="2026-04-24T09:20:00Z"/>
              </w:rPr>
            </w:pPr>
            <w:del w:id="1205" w:author="L’auteur" w:date="2026-04-24T09:20:00Z">
              <w:r>
                <w:rPr>
                  <w:rFonts w:ascii="Calibri" w:hAnsi="Calibri"/>
                  <w:sz w:val="20"/>
                </w:rPr>
                <w:delText>90.3</w:delText>
              </w:r>
            </w:del>
          </w:p>
        </w:tc>
      </w:tr>
      <w:tr w:rsidR="00B50B46" w14:paraId="4CE35DC8" w14:textId="77777777">
        <w:trPr>
          <w:cantSplit/>
          <w:jc w:val="center"/>
          <w:del w:id="120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4B27ABB" w14:textId="77777777" w:rsidR="00B50B46" w:rsidRDefault="00000000">
            <w:pPr>
              <w:keepNext/>
              <w:spacing w:after="60"/>
              <w:jc w:val="center"/>
              <w:rPr>
                <w:del w:id="1207" w:author="L’auteur" w:date="2026-04-24T09:20:00Z"/>
              </w:rPr>
            </w:pPr>
            <w:del w:id="1208" w:author="L’auteur" w:date="2026-04-24T09:20:00Z">
              <w:r>
                <w:rPr>
                  <w:rFonts w:ascii="Calibri" w:hAnsi="Calibri"/>
                  <w:sz w:val="20"/>
                </w:rPr>
                <w:delText>Eritrea</w:delText>
              </w:r>
            </w:del>
          </w:p>
        </w:tc>
        <w:tc>
          <w:tcPr>
            <w:tcW w:w="0" w:type="auto"/>
            <w:tcBorders>
              <w:top w:val="single" w:sz="0" w:space="0" w:color="D3D3D3"/>
              <w:left w:val="single" w:sz="0" w:space="0" w:color="D3D3D3"/>
              <w:bottom w:val="single" w:sz="0" w:space="0" w:color="D3D3D3"/>
              <w:right w:val="single" w:sz="0" w:space="0" w:color="D3D3D3"/>
            </w:tcBorders>
          </w:tcPr>
          <w:p w14:paraId="5E1B43AE" w14:textId="77777777" w:rsidR="00B50B46" w:rsidRDefault="00000000">
            <w:pPr>
              <w:keepNext/>
              <w:spacing w:after="60"/>
              <w:jc w:val="center"/>
              <w:rPr>
                <w:del w:id="1209" w:author="L’auteur" w:date="2026-04-24T09:20:00Z"/>
              </w:rPr>
            </w:pPr>
            <w:del w:id="121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7004BB1" w14:textId="77777777" w:rsidR="00B50B46" w:rsidRDefault="00000000">
            <w:pPr>
              <w:keepNext/>
              <w:spacing w:after="60"/>
              <w:jc w:val="center"/>
              <w:rPr>
                <w:del w:id="1211" w:author="L’auteur" w:date="2026-04-24T09:20:00Z"/>
              </w:rPr>
            </w:pPr>
            <w:del w:id="121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164AB34" w14:textId="77777777" w:rsidR="00B50B46" w:rsidRDefault="00000000">
            <w:pPr>
              <w:keepNext/>
              <w:spacing w:after="60"/>
              <w:jc w:val="center"/>
              <w:rPr>
                <w:del w:id="1213" w:author="L’auteur" w:date="2026-04-24T09:20:00Z"/>
              </w:rPr>
            </w:pPr>
            <w:del w:id="121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E08C4EE" w14:textId="77777777" w:rsidR="00B50B46" w:rsidRDefault="00000000">
            <w:pPr>
              <w:keepNext/>
              <w:spacing w:after="60"/>
              <w:jc w:val="center"/>
              <w:rPr>
                <w:del w:id="1215" w:author="L’auteur" w:date="2026-04-24T09:20:00Z"/>
              </w:rPr>
            </w:pPr>
            <w:del w:id="1216" w:author="L’auteur" w:date="2026-04-24T09:20: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4177AC89" w14:textId="77777777" w:rsidR="00B50B46" w:rsidRDefault="00000000">
            <w:pPr>
              <w:keepNext/>
              <w:spacing w:after="60"/>
              <w:jc w:val="center"/>
              <w:rPr>
                <w:del w:id="1217" w:author="L’auteur" w:date="2026-04-24T09:20:00Z"/>
              </w:rPr>
            </w:pPr>
            <w:del w:id="121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722E7F3" w14:textId="77777777" w:rsidR="00B50B46" w:rsidRDefault="00000000">
            <w:pPr>
              <w:keepNext/>
              <w:spacing w:after="60"/>
              <w:jc w:val="center"/>
              <w:rPr>
                <w:del w:id="1219" w:author="L’auteur" w:date="2026-04-24T09:20:00Z"/>
              </w:rPr>
            </w:pPr>
            <w:del w:id="122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1292980" w14:textId="77777777" w:rsidR="00B50B46" w:rsidRDefault="00000000">
            <w:pPr>
              <w:keepNext/>
              <w:spacing w:after="60"/>
              <w:jc w:val="center"/>
              <w:rPr>
                <w:del w:id="1221" w:author="L’auteur" w:date="2026-04-24T09:20:00Z"/>
              </w:rPr>
            </w:pPr>
            <w:del w:id="122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329CD46" w14:textId="77777777" w:rsidR="00B50B46" w:rsidRDefault="00000000">
            <w:pPr>
              <w:keepNext/>
              <w:spacing w:after="60"/>
              <w:jc w:val="center"/>
              <w:rPr>
                <w:del w:id="1223" w:author="L’auteur" w:date="2026-04-24T09:20:00Z"/>
              </w:rPr>
            </w:pPr>
            <w:del w:id="1224"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15B4ABA2" w14:textId="77777777" w:rsidR="00B50B46" w:rsidRDefault="00000000">
            <w:pPr>
              <w:keepNext/>
              <w:spacing w:after="60"/>
              <w:jc w:val="center"/>
              <w:rPr>
                <w:del w:id="1225" w:author="L’auteur" w:date="2026-04-24T09:20:00Z"/>
              </w:rPr>
            </w:pPr>
            <w:del w:id="1226"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F29237B" w14:textId="77777777" w:rsidR="00B50B46" w:rsidRDefault="00000000">
            <w:pPr>
              <w:keepNext/>
              <w:spacing w:after="60"/>
              <w:jc w:val="center"/>
              <w:rPr>
                <w:del w:id="1227" w:author="L’auteur" w:date="2026-04-24T09:20:00Z"/>
              </w:rPr>
            </w:pPr>
            <w:del w:id="122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842FBA9" w14:textId="77777777" w:rsidR="00B50B46" w:rsidRDefault="00000000">
            <w:pPr>
              <w:keepNext/>
              <w:spacing w:after="60"/>
              <w:jc w:val="center"/>
              <w:rPr>
                <w:del w:id="1229" w:author="L’auteur" w:date="2026-04-24T09:20:00Z"/>
              </w:rPr>
            </w:pPr>
            <w:del w:id="123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CBD7FFA" w14:textId="77777777" w:rsidR="00B50B46" w:rsidRDefault="00000000">
            <w:pPr>
              <w:keepNext/>
              <w:spacing w:after="60"/>
              <w:jc w:val="center"/>
              <w:rPr>
                <w:del w:id="1231" w:author="L’auteur" w:date="2026-04-24T09:20:00Z"/>
              </w:rPr>
            </w:pPr>
            <w:del w:id="1232" w:author="L’auteur" w:date="2026-04-24T09:20:00Z">
              <w:r>
                <w:rPr>
                  <w:rFonts w:ascii="Calibri" w:hAnsi="Calibri"/>
                  <w:sz w:val="20"/>
                </w:rPr>
                <w:delText>1.6</w:delText>
              </w:r>
            </w:del>
          </w:p>
        </w:tc>
      </w:tr>
      <w:tr w:rsidR="00B50B46" w14:paraId="37950493" w14:textId="77777777">
        <w:trPr>
          <w:cantSplit/>
          <w:jc w:val="center"/>
          <w:del w:id="123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99191D4" w14:textId="77777777" w:rsidR="00B50B46" w:rsidRDefault="00000000">
            <w:pPr>
              <w:keepNext/>
              <w:spacing w:after="60"/>
              <w:jc w:val="center"/>
              <w:rPr>
                <w:del w:id="1234" w:author="L’auteur" w:date="2026-04-24T09:20:00Z"/>
              </w:rPr>
            </w:pPr>
            <w:del w:id="1235" w:author="L’auteur" w:date="2026-04-24T09:20:00Z">
              <w:r>
                <w:rPr>
                  <w:rFonts w:ascii="Calibri" w:hAnsi="Calibri"/>
                  <w:sz w:val="20"/>
                </w:rPr>
                <w:delText>Eswatini</w:delText>
              </w:r>
            </w:del>
          </w:p>
        </w:tc>
        <w:tc>
          <w:tcPr>
            <w:tcW w:w="0" w:type="auto"/>
            <w:tcBorders>
              <w:top w:val="single" w:sz="0" w:space="0" w:color="D3D3D3"/>
              <w:left w:val="single" w:sz="0" w:space="0" w:color="D3D3D3"/>
              <w:bottom w:val="single" w:sz="0" w:space="0" w:color="D3D3D3"/>
              <w:right w:val="single" w:sz="0" w:space="0" w:color="D3D3D3"/>
            </w:tcBorders>
          </w:tcPr>
          <w:p w14:paraId="7094597D" w14:textId="77777777" w:rsidR="00B50B46" w:rsidRDefault="00000000">
            <w:pPr>
              <w:keepNext/>
              <w:spacing w:after="60"/>
              <w:jc w:val="center"/>
              <w:rPr>
                <w:del w:id="1236" w:author="L’auteur" w:date="2026-04-24T09:20:00Z"/>
              </w:rPr>
            </w:pPr>
            <w:del w:id="1237" w:author="L’auteur" w:date="2026-04-24T09:20:00Z">
              <w:r>
                <w:rPr>
                  <w:rFonts w:ascii="Calibri" w:hAnsi="Calibri"/>
                  <w:sz w:val="20"/>
                </w:rPr>
                <w:delText>4.1</w:delText>
              </w:r>
            </w:del>
          </w:p>
        </w:tc>
        <w:tc>
          <w:tcPr>
            <w:tcW w:w="0" w:type="auto"/>
            <w:tcBorders>
              <w:top w:val="single" w:sz="0" w:space="0" w:color="D3D3D3"/>
              <w:left w:val="single" w:sz="0" w:space="0" w:color="D3D3D3"/>
              <w:bottom w:val="single" w:sz="0" w:space="0" w:color="D3D3D3"/>
              <w:right w:val="single" w:sz="0" w:space="0" w:color="D3D3D3"/>
            </w:tcBorders>
          </w:tcPr>
          <w:p w14:paraId="063A0AB2" w14:textId="77777777" w:rsidR="00B50B46" w:rsidRDefault="00000000">
            <w:pPr>
              <w:keepNext/>
              <w:spacing w:after="60"/>
              <w:jc w:val="center"/>
              <w:rPr>
                <w:del w:id="1238" w:author="L’auteur" w:date="2026-04-24T09:20:00Z"/>
              </w:rPr>
            </w:pPr>
            <w:del w:id="1239" w:author="L’auteur" w:date="2026-04-24T09:20: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7BB912EC" w14:textId="77777777" w:rsidR="00B50B46" w:rsidRDefault="00000000">
            <w:pPr>
              <w:keepNext/>
              <w:spacing w:after="60"/>
              <w:jc w:val="center"/>
              <w:rPr>
                <w:del w:id="1240" w:author="L’auteur" w:date="2026-04-24T09:20:00Z"/>
              </w:rPr>
            </w:pPr>
            <w:del w:id="1241" w:author="L’auteur" w:date="2026-04-24T09:20:00Z">
              <w:r>
                <w:rPr>
                  <w:rFonts w:ascii="Calibri" w:hAnsi="Calibri"/>
                  <w:sz w:val="20"/>
                </w:rPr>
                <w:delText>28.3</w:delText>
              </w:r>
            </w:del>
          </w:p>
        </w:tc>
        <w:tc>
          <w:tcPr>
            <w:tcW w:w="0" w:type="auto"/>
            <w:tcBorders>
              <w:top w:val="single" w:sz="0" w:space="0" w:color="D3D3D3"/>
              <w:left w:val="single" w:sz="0" w:space="0" w:color="D3D3D3"/>
              <w:bottom w:val="single" w:sz="0" w:space="0" w:color="D3D3D3"/>
              <w:right w:val="single" w:sz="0" w:space="0" w:color="D3D3D3"/>
            </w:tcBorders>
          </w:tcPr>
          <w:p w14:paraId="0617D3C9" w14:textId="77777777" w:rsidR="00B50B46" w:rsidRDefault="00000000">
            <w:pPr>
              <w:keepNext/>
              <w:spacing w:after="60"/>
              <w:jc w:val="center"/>
              <w:rPr>
                <w:del w:id="1242" w:author="L’auteur" w:date="2026-04-24T09:20:00Z"/>
              </w:rPr>
            </w:pPr>
            <w:del w:id="1243" w:author="L’auteur" w:date="2026-04-24T09:20:00Z">
              <w:r>
                <w:rPr>
                  <w:rFonts w:ascii="Calibri" w:hAnsi="Calibri"/>
                  <w:sz w:val="20"/>
                </w:rPr>
                <w:delText>38.4</w:delText>
              </w:r>
            </w:del>
          </w:p>
        </w:tc>
        <w:tc>
          <w:tcPr>
            <w:tcW w:w="0" w:type="auto"/>
            <w:tcBorders>
              <w:top w:val="single" w:sz="0" w:space="0" w:color="D3D3D3"/>
              <w:left w:val="single" w:sz="0" w:space="0" w:color="D3D3D3"/>
              <w:bottom w:val="single" w:sz="0" w:space="0" w:color="D3D3D3"/>
              <w:right w:val="single" w:sz="0" w:space="0" w:color="D3D3D3"/>
            </w:tcBorders>
          </w:tcPr>
          <w:p w14:paraId="5B2476CC" w14:textId="77777777" w:rsidR="00B50B46" w:rsidRDefault="00000000">
            <w:pPr>
              <w:keepNext/>
              <w:spacing w:after="60"/>
              <w:jc w:val="center"/>
              <w:rPr>
                <w:del w:id="1244" w:author="L’auteur" w:date="2026-04-24T09:20:00Z"/>
              </w:rPr>
            </w:pPr>
            <w:del w:id="1245"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20EE5377" w14:textId="77777777" w:rsidR="00B50B46" w:rsidRDefault="00000000">
            <w:pPr>
              <w:keepNext/>
              <w:spacing w:after="60"/>
              <w:jc w:val="center"/>
              <w:rPr>
                <w:del w:id="1246" w:author="L’auteur" w:date="2026-04-24T09:20:00Z"/>
              </w:rPr>
            </w:pPr>
            <w:del w:id="1247"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7204D086" w14:textId="77777777" w:rsidR="00B50B46" w:rsidRDefault="00000000">
            <w:pPr>
              <w:keepNext/>
              <w:spacing w:after="60"/>
              <w:jc w:val="center"/>
              <w:rPr>
                <w:del w:id="1248" w:author="L’auteur" w:date="2026-04-24T09:20:00Z"/>
              </w:rPr>
            </w:pPr>
            <w:del w:id="1249" w:author="L’auteur" w:date="2026-04-24T09:20:00Z">
              <w:r>
                <w:rPr>
                  <w:rFonts w:ascii="Calibri" w:hAnsi="Calibri"/>
                  <w:sz w:val="20"/>
                </w:rPr>
                <w:delText>34.1</w:delText>
              </w:r>
            </w:del>
          </w:p>
        </w:tc>
        <w:tc>
          <w:tcPr>
            <w:tcW w:w="0" w:type="auto"/>
            <w:tcBorders>
              <w:top w:val="single" w:sz="0" w:space="0" w:color="D3D3D3"/>
              <w:left w:val="single" w:sz="0" w:space="0" w:color="D3D3D3"/>
              <w:bottom w:val="single" w:sz="0" w:space="0" w:color="D3D3D3"/>
              <w:right w:val="single" w:sz="0" w:space="0" w:color="D3D3D3"/>
            </w:tcBorders>
          </w:tcPr>
          <w:p w14:paraId="3DC08BC8" w14:textId="77777777" w:rsidR="00B50B46" w:rsidRDefault="00000000">
            <w:pPr>
              <w:keepNext/>
              <w:spacing w:after="60"/>
              <w:jc w:val="center"/>
              <w:rPr>
                <w:del w:id="1250" w:author="L’auteur" w:date="2026-04-24T09:20:00Z"/>
              </w:rPr>
            </w:pPr>
            <w:del w:id="1251" w:author="L’auteur" w:date="2026-04-24T09:20:00Z">
              <w:r>
                <w:rPr>
                  <w:rFonts w:ascii="Calibri" w:hAnsi="Calibri"/>
                  <w:sz w:val="20"/>
                </w:rPr>
                <w:delText>41.8</w:delText>
              </w:r>
            </w:del>
          </w:p>
        </w:tc>
        <w:tc>
          <w:tcPr>
            <w:tcW w:w="0" w:type="auto"/>
            <w:tcBorders>
              <w:top w:val="single" w:sz="0" w:space="0" w:color="D3D3D3"/>
              <w:left w:val="single" w:sz="0" w:space="0" w:color="D3D3D3"/>
              <w:bottom w:val="single" w:sz="0" w:space="0" w:color="D3D3D3"/>
              <w:right w:val="single" w:sz="0" w:space="0" w:color="D3D3D3"/>
            </w:tcBorders>
          </w:tcPr>
          <w:p w14:paraId="1EBF4F1A" w14:textId="77777777" w:rsidR="00B50B46" w:rsidRDefault="00000000">
            <w:pPr>
              <w:keepNext/>
              <w:spacing w:after="60"/>
              <w:jc w:val="center"/>
              <w:rPr>
                <w:del w:id="1252" w:author="L’auteur" w:date="2026-04-24T09:20:00Z"/>
              </w:rPr>
            </w:pPr>
            <w:del w:id="1253" w:author="L’auteur" w:date="2026-04-24T09:20: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2C4A4AF3" w14:textId="77777777" w:rsidR="00B50B46" w:rsidRDefault="00000000">
            <w:pPr>
              <w:keepNext/>
              <w:spacing w:after="60"/>
              <w:jc w:val="center"/>
              <w:rPr>
                <w:del w:id="1254" w:author="L’auteur" w:date="2026-04-24T09:20:00Z"/>
              </w:rPr>
            </w:pPr>
            <w:del w:id="1255"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392A1017" w14:textId="77777777" w:rsidR="00B50B46" w:rsidRDefault="00000000">
            <w:pPr>
              <w:keepNext/>
              <w:spacing w:after="60"/>
              <w:jc w:val="center"/>
              <w:rPr>
                <w:del w:id="1256" w:author="L’auteur" w:date="2026-04-24T09:20:00Z"/>
              </w:rPr>
            </w:pPr>
            <w:del w:id="1257" w:author="L’auteur" w:date="2026-04-24T09:20:00Z">
              <w:r>
                <w:rPr>
                  <w:rFonts w:ascii="Calibri" w:hAnsi="Calibri"/>
                  <w:sz w:val="20"/>
                </w:rPr>
                <w:delText>30.7</w:delText>
              </w:r>
            </w:del>
          </w:p>
        </w:tc>
        <w:tc>
          <w:tcPr>
            <w:tcW w:w="0" w:type="auto"/>
            <w:tcBorders>
              <w:top w:val="single" w:sz="0" w:space="0" w:color="D3D3D3"/>
              <w:left w:val="single" w:sz="0" w:space="0" w:color="D3D3D3"/>
              <w:bottom w:val="single" w:sz="0" w:space="0" w:color="D3D3D3"/>
              <w:right w:val="single" w:sz="0" w:space="0" w:color="D3D3D3"/>
            </w:tcBorders>
          </w:tcPr>
          <w:p w14:paraId="1DB80498" w14:textId="77777777" w:rsidR="00B50B46" w:rsidRDefault="00000000">
            <w:pPr>
              <w:keepNext/>
              <w:spacing w:after="60"/>
              <w:jc w:val="center"/>
              <w:rPr>
                <w:del w:id="1258" w:author="L’auteur" w:date="2026-04-24T09:20:00Z"/>
              </w:rPr>
            </w:pPr>
            <w:del w:id="1259" w:author="L’auteur" w:date="2026-04-24T09:20:00Z">
              <w:r>
                <w:rPr>
                  <w:rFonts w:ascii="Calibri" w:hAnsi="Calibri"/>
                  <w:sz w:val="20"/>
                </w:rPr>
                <w:delText>39.5</w:delText>
              </w:r>
            </w:del>
          </w:p>
        </w:tc>
      </w:tr>
      <w:tr w:rsidR="00B50B46" w14:paraId="17450389" w14:textId="77777777">
        <w:trPr>
          <w:cantSplit/>
          <w:jc w:val="center"/>
          <w:del w:id="126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ADD4E92" w14:textId="77777777" w:rsidR="00B50B46" w:rsidRDefault="00000000">
            <w:pPr>
              <w:keepNext/>
              <w:spacing w:after="60"/>
              <w:jc w:val="center"/>
              <w:rPr>
                <w:del w:id="1261" w:author="L’auteur" w:date="2026-04-24T09:20:00Z"/>
              </w:rPr>
            </w:pPr>
            <w:del w:id="1262" w:author="L’auteur" w:date="2026-04-24T09:20:00Z">
              <w:r>
                <w:rPr>
                  <w:rFonts w:ascii="Calibri" w:hAnsi="Calibri"/>
                  <w:sz w:val="20"/>
                </w:rPr>
                <w:delText>Ethiopia</w:delText>
              </w:r>
            </w:del>
          </w:p>
        </w:tc>
        <w:tc>
          <w:tcPr>
            <w:tcW w:w="0" w:type="auto"/>
            <w:tcBorders>
              <w:top w:val="single" w:sz="0" w:space="0" w:color="D3D3D3"/>
              <w:left w:val="single" w:sz="0" w:space="0" w:color="D3D3D3"/>
              <w:bottom w:val="single" w:sz="0" w:space="0" w:color="D3D3D3"/>
              <w:right w:val="single" w:sz="0" w:space="0" w:color="D3D3D3"/>
            </w:tcBorders>
          </w:tcPr>
          <w:p w14:paraId="471C28B5" w14:textId="77777777" w:rsidR="00B50B46" w:rsidRDefault="00000000">
            <w:pPr>
              <w:keepNext/>
              <w:spacing w:after="60"/>
              <w:jc w:val="center"/>
              <w:rPr>
                <w:del w:id="1263" w:author="L’auteur" w:date="2026-04-24T09:20:00Z"/>
              </w:rPr>
            </w:pPr>
            <w:del w:id="1264" w:author="L’auteur" w:date="2026-04-24T09:20: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1E52705D" w14:textId="77777777" w:rsidR="00B50B46" w:rsidRDefault="00000000">
            <w:pPr>
              <w:keepNext/>
              <w:spacing w:after="60"/>
              <w:jc w:val="center"/>
              <w:rPr>
                <w:del w:id="1265" w:author="L’auteur" w:date="2026-04-24T09:20:00Z"/>
              </w:rPr>
            </w:pPr>
            <w:del w:id="1266" w:author="L’auteur" w:date="2026-04-24T09:20: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5BAD53A2" w14:textId="77777777" w:rsidR="00B50B46" w:rsidRDefault="00000000">
            <w:pPr>
              <w:keepNext/>
              <w:spacing w:after="60"/>
              <w:jc w:val="center"/>
              <w:rPr>
                <w:del w:id="1267" w:author="L’auteur" w:date="2026-04-24T09:20:00Z"/>
              </w:rPr>
            </w:pPr>
            <w:del w:id="1268" w:author="L’auteur" w:date="2026-04-24T09:20:00Z">
              <w:r>
                <w:rPr>
                  <w:rFonts w:ascii="Calibri" w:hAnsi="Calibri"/>
                  <w:sz w:val="20"/>
                </w:rPr>
                <w:delText>17.6</w:delText>
              </w:r>
            </w:del>
          </w:p>
        </w:tc>
        <w:tc>
          <w:tcPr>
            <w:tcW w:w="0" w:type="auto"/>
            <w:tcBorders>
              <w:top w:val="single" w:sz="0" w:space="0" w:color="D3D3D3"/>
              <w:left w:val="single" w:sz="0" w:space="0" w:color="D3D3D3"/>
              <w:bottom w:val="single" w:sz="0" w:space="0" w:color="D3D3D3"/>
              <w:right w:val="single" w:sz="0" w:space="0" w:color="D3D3D3"/>
            </w:tcBorders>
          </w:tcPr>
          <w:p w14:paraId="236E625E" w14:textId="77777777" w:rsidR="00B50B46" w:rsidRDefault="00000000">
            <w:pPr>
              <w:keepNext/>
              <w:spacing w:after="60"/>
              <w:jc w:val="center"/>
              <w:rPr>
                <w:del w:id="1269" w:author="L’auteur" w:date="2026-04-24T09:20:00Z"/>
              </w:rPr>
            </w:pPr>
            <w:del w:id="1270" w:author="L’auteur" w:date="2026-04-24T09:20:00Z">
              <w:r>
                <w:rPr>
                  <w:rFonts w:ascii="Calibri" w:hAnsi="Calibri"/>
                  <w:sz w:val="20"/>
                </w:rPr>
                <w:delText>27.2</w:delText>
              </w:r>
            </w:del>
          </w:p>
        </w:tc>
        <w:tc>
          <w:tcPr>
            <w:tcW w:w="0" w:type="auto"/>
            <w:tcBorders>
              <w:top w:val="single" w:sz="0" w:space="0" w:color="D3D3D3"/>
              <w:left w:val="single" w:sz="0" w:space="0" w:color="D3D3D3"/>
              <w:bottom w:val="single" w:sz="0" w:space="0" w:color="D3D3D3"/>
              <w:right w:val="single" w:sz="0" w:space="0" w:color="D3D3D3"/>
            </w:tcBorders>
          </w:tcPr>
          <w:p w14:paraId="5CC074EE" w14:textId="77777777" w:rsidR="00B50B46" w:rsidRDefault="00000000">
            <w:pPr>
              <w:keepNext/>
              <w:spacing w:after="60"/>
              <w:jc w:val="center"/>
              <w:rPr>
                <w:del w:id="1271" w:author="L’auteur" w:date="2026-04-24T09:20:00Z"/>
              </w:rPr>
            </w:pPr>
            <w:del w:id="1272" w:author="L’auteur" w:date="2026-04-24T09:20: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5E52C4EC" w14:textId="77777777" w:rsidR="00B50B46" w:rsidRDefault="00000000">
            <w:pPr>
              <w:keepNext/>
              <w:spacing w:after="60"/>
              <w:jc w:val="center"/>
              <w:rPr>
                <w:del w:id="1273" w:author="L’auteur" w:date="2026-04-24T09:20:00Z"/>
              </w:rPr>
            </w:pPr>
            <w:del w:id="1274" w:author="L’auteur" w:date="2026-04-24T09:20:00Z">
              <w:r>
                <w:rPr>
                  <w:rFonts w:ascii="Calibri" w:hAnsi="Calibri"/>
                  <w:sz w:val="20"/>
                </w:rPr>
                <w:delText>7.0</w:delText>
              </w:r>
            </w:del>
          </w:p>
        </w:tc>
        <w:tc>
          <w:tcPr>
            <w:tcW w:w="0" w:type="auto"/>
            <w:tcBorders>
              <w:top w:val="single" w:sz="0" w:space="0" w:color="D3D3D3"/>
              <w:left w:val="single" w:sz="0" w:space="0" w:color="D3D3D3"/>
              <w:bottom w:val="single" w:sz="0" w:space="0" w:color="D3D3D3"/>
              <w:right w:val="single" w:sz="0" w:space="0" w:color="D3D3D3"/>
            </w:tcBorders>
          </w:tcPr>
          <w:p w14:paraId="2859723E" w14:textId="77777777" w:rsidR="00B50B46" w:rsidRDefault="00000000">
            <w:pPr>
              <w:keepNext/>
              <w:spacing w:after="60"/>
              <w:jc w:val="center"/>
              <w:rPr>
                <w:del w:id="1275" w:author="L’auteur" w:date="2026-04-24T09:20:00Z"/>
              </w:rPr>
            </w:pPr>
            <w:del w:id="1276" w:author="L’auteur" w:date="2026-04-24T09:20: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0A808C91" w14:textId="77777777" w:rsidR="00B50B46" w:rsidRDefault="00000000">
            <w:pPr>
              <w:keepNext/>
              <w:spacing w:after="60"/>
              <w:jc w:val="center"/>
              <w:rPr>
                <w:del w:id="1277" w:author="L’auteur" w:date="2026-04-24T09:20:00Z"/>
              </w:rPr>
            </w:pPr>
            <w:del w:id="1278" w:author="L’auteur" w:date="2026-04-24T09:20:00Z">
              <w:r>
                <w:rPr>
                  <w:rFonts w:ascii="Calibri" w:hAnsi="Calibri"/>
                  <w:sz w:val="20"/>
                </w:rPr>
                <w:delText>17.4</w:delText>
              </w:r>
            </w:del>
          </w:p>
        </w:tc>
        <w:tc>
          <w:tcPr>
            <w:tcW w:w="0" w:type="auto"/>
            <w:tcBorders>
              <w:top w:val="single" w:sz="0" w:space="0" w:color="D3D3D3"/>
              <w:left w:val="single" w:sz="0" w:space="0" w:color="D3D3D3"/>
              <w:bottom w:val="single" w:sz="0" w:space="0" w:color="D3D3D3"/>
              <w:right w:val="single" w:sz="0" w:space="0" w:color="D3D3D3"/>
            </w:tcBorders>
          </w:tcPr>
          <w:p w14:paraId="009D5A91" w14:textId="77777777" w:rsidR="00B50B46" w:rsidRDefault="00000000">
            <w:pPr>
              <w:keepNext/>
              <w:spacing w:after="60"/>
              <w:jc w:val="center"/>
              <w:rPr>
                <w:del w:id="1279" w:author="L’auteur" w:date="2026-04-24T09:20:00Z"/>
              </w:rPr>
            </w:pPr>
            <w:del w:id="1280" w:author="L’auteur" w:date="2026-04-24T09:20: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2FA80F85" w14:textId="77777777" w:rsidR="00B50B46" w:rsidRDefault="00000000">
            <w:pPr>
              <w:keepNext/>
              <w:spacing w:after="60"/>
              <w:jc w:val="center"/>
              <w:rPr>
                <w:del w:id="1281" w:author="L’auteur" w:date="2026-04-24T09:20:00Z"/>
              </w:rPr>
            </w:pPr>
            <w:del w:id="1282" w:author="L’auteur" w:date="2026-04-24T09:20: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5D68268D" w14:textId="77777777" w:rsidR="00B50B46" w:rsidRDefault="00000000">
            <w:pPr>
              <w:keepNext/>
              <w:spacing w:after="60"/>
              <w:jc w:val="center"/>
              <w:rPr>
                <w:del w:id="1283" w:author="L’auteur" w:date="2026-04-24T09:20:00Z"/>
              </w:rPr>
            </w:pPr>
            <w:del w:id="1284" w:author="L’auteur" w:date="2026-04-24T09:20: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7F9BCE44" w14:textId="77777777" w:rsidR="00B50B46" w:rsidRDefault="00000000">
            <w:pPr>
              <w:keepNext/>
              <w:spacing w:after="60"/>
              <w:jc w:val="center"/>
              <w:rPr>
                <w:del w:id="1285" w:author="L’auteur" w:date="2026-04-24T09:20:00Z"/>
              </w:rPr>
            </w:pPr>
            <w:del w:id="1286" w:author="L’auteur" w:date="2026-04-24T09:20:00Z">
              <w:r>
                <w:rPr>
                  <w:rFonts w:ascii="Calibri" w:hAnsi="Calibri"/>
                  <w:sz w:val="20"/>
                </w:rPr>
                <w:delText>17.8</w:delText>
              </w:r>
            </w:del>
          </w:p>
        </w:tc>
      </w:tr>
      <w:tr w:rsidR="00B50B46" w14:paraId="7F385797" w14:textId="77777777">
        <w:trPr>
          <w:cantSplit/>
          <w:jc w:val="center"/>
          <w:del w:id="128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DA569EC" w14:textId="77777777" w:rsidR="00B50B46" w:rsidRDefault="00000000">
            <w:pPr>
              <w:keepNext/>
              <w:spacing w:after="60"/>
              <w:jc w:val="center"/>
              <w:rPr>
                <w:del w:id="1288" w:author="L’auteur" w:date="2026-04-24T09:20:00Z"/>
              </w:rPr>
            </w:pPr>
            <w:del w:id="1289" w:author="L’auteur" w:date="2026-04-24T09:20:00Z">
              <w:r>
                <w:rPr>
                  <w:rFonts w:ascii="Calibri" w:hAnsi="Calibri"/>
                  <w:sz w:val="20"/>
                </w:rPr>
                <w:delText>Gambia, The</w:delText>
              </w:r>
            </w:del>
          </w:p>
        </w:tc>
        <w:tc>
          <w:tcPr>
            <w:tcW w:w="0" w:type="auto"/>
            <w:tcBorders>
              <w:top w:val="single" w:sz="0" w:space="0" w:color="D3D3D3"/>
              <w:left w:val="single" w:sz="0" w:space="0" w:color="D3D3D3"/>
              <w:bottom w:val="single" w:sz="0" w:space="0" w:color="D3D3D3"/>
              <w:right w:val="single" w:sz="0" w:space="0" w:color="D3D3D3"/>
            </w:tcBorders>
          </w:tcPr>
          <w:p w14:paraId="5DDD63B1" w14:textId="77777777" w:rsidR="00B50B46" w:rsidRDefault="00000000">
            <w:pPr>
              <w:keepNext/>
              <w:spacing w:after="60"/>
              <w:jc w:val="center"/>
              <w:rPr>
                <w:del w:id="1290" w:author="L’auteur" w:date="2026-04-24T09:20:00Z"/>
              </w:rPr>
            </w:pPr>
            <w:del w:id="1291" w:author="L’auteur" w:date="2026-04-24T09:20:00Z">
              <w:r>
                <w:rPr>
                  <w:rFonts w:ascii="Calibri" w:hAnsi="Calibri"/>
                  <w:sz w:val="20"/>
                </w:rPr>
                <w:delText>5.1</w:delText>
              </w:r>
            </w:del>
          </w:p>
        </w:tc>
        <w:tc>
          <w:tcPr>
            <w:tcW w:w="0" w:type="auto"/>
            <w:tcBorders>
              <w:top w:val="single" w:sz="0" w:space="0" w:color="D3D3D3"/>
              <w:left w:val="single" w:sz="0" w:space="0" w:color="D3D3D3"/>
              <w:bottom w:val="single" w:sz="0" w:space="0" w:color="D3D3D3"/>
              <w:right w:val="single" w:sz="0" w:space="0" w:color="D3D3D3"/>
            </w:tcBorders>
          </w:tcPr>
          <w:p w14:paraId="114658CB" w14:textId="77777777" w:rsidR="00B50B46" w:rsidRDefault="00000000">
            <w:pPr>
              <w:keepNext/>
              <w:spacing w:after="60"/>
              <w:jc w:val="center"/>
              <w:rPr>
                <w:del w:id="1292" w:author="L’auteur" w:date="2026-04-24T09:20:00Z"/>
              </w:rPr>
            </w:pPr>
            <w:del w:id="1293" w:author="L’auteur" w:date="2026-04-24T09:20: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52C90EE7" w14:textId="77777777" w:rsidR="00B50B46" w:rsidRDefault="00000000">
            <w:pPr>
              <w:keepNext/>
              <w:spacing w:after="60"/>
              <w:jc w:val="center"/>
              <w:rPr>
                <w:del w:id="1294" w:author="L’auteur" w:date="2026-04-24T09:20:00Z"/>
              </w:rPr>
            </w:pPr>
            <w:del w:id="1295" w:author="L’auteur" w:date="2026-04-24T09:20:00Z">
              <w:r>
                <w:rPr>
                  <w:rFonts w:ascii="Calibri" w:hAnsi="Calibri"/>
                  <w:sz w:val="20"/>
                </w:rPr>
                <w:delText>32.2</w:delText>
              </w:r>
            </w:del>
          </w:p>
        </w:tc>
        <w:tc>
          <w:tcPr>
            <w:tcW w:w="0" w:type="auto"/>
            <w:tcBorders>
              <w:top w:val="single" w:sz="0" w:space="0" w:color="D3D3D3"/>
              <w:left w:val="single" w:sz="0" w:space="0" w:color="D3D3D3"/>
              <w:bottom w:val="single" w:sz="0" w:space="0" w:color="D3D3D3"/>
              <w:right w:val="single" w:sz="0" w:space="0" w:color="D3D3D3"/>
            </w:tcBorders>
          </w:tcPr>
          <w:p w14:paraId="064DA5BD" w14:textId="77777777" w:rsidR="00B50B46" w:rsidRDefault="00000000">
            <w:pPr>
              <w:keepNext/>
              <w:spacing w:after="60"/>
              <w:jc w:val="center"/>
              <w:rPr>
                <w:del w:id="1296" w:author="L’auteur" w:date="2026-04-24T09:20:00Z"/>
              </w:rPr>
            </w:pPr>
            <w:del w:id="1297" w:author="L’auteur" w:date="2026-04-24T09:20:00Z">
              <w:r>
                <w:rPr>
                  <w:rFonts w:ascii="Calibri" w:hAnsi="Calibri"/>
                  <w:sz w:val="20"/>
                </w:rPr>
                <w:delText>61.8</w:delText>
              </w:r>
            </w:del>
          </w:p>
        </w:tc>
        <w:tc>
          <w:tcPr>
            <w:tcW w:w="0" w:type="auto"/>
            <w:tcBorders>
              <w:top w:val="single" w:sz="0" w:space="0" w:color="D3D3D3"/>
              <w:left w:val="single" w:sz="0" w:space="0" w:color="D3D3D3"/>
              <w:bottom w:val="single" w:sz="0" w:space="0" w:color="D3D3D3"/>
              <w:right w:val="single" w:sz="0" w:space="0" w:color="D3D3D3"/>
            </w:tcBorders>
          </w:tcPr>
          <w:p w14:paraId="6BDBF3C3" w14:textId="77777777" w:rsidR="00B50B46" w:rsidRDefault="00000000">
            <w:pPr>
              <w:keepNext/>
              <w:spacing w:after="60"/>
              <w:jc w:val="center"/>
              <w:rPr>
                <w:del w:id="1298" w:author="L’auteur" w:date="2026-04-24T09:20:00Z"/>
              </w:rPr>
            </w:pPr>
            <w:del w:id="1299"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70237134" w14:textId="77777777" w:rsidR="00B50B46" w:rsidRDefault="00000000">
            <w:pPr>
              <w:keepNext/>
              <w:spacing w:after="60"/>
              <w:jc w:val="center"/>
              <w:rPr>
                <w:del w:id="1300" w:author="L’auteur" w:date="2026-04-24T09:20:00Z"/>
              </w:rPr>
            </w:pPr>
            <w:del w:id="1301"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1ABAD15A" w14:textId="77777777" w:rsidR="00B50B46" w:rsidRDefault="00000000">
            <w:pPr>
              <w:keepNext/>
              <w:spacing w:after="60"/>
              <w:jc w:val="center"/>
              <w:rPr>
                <w:del w:id="1302" w:author="L’auteur" w:date="2026-04-24T09:20:00Z"/>
              </w:rPr>
            </w:pPr>
            <w:del w:id="1303" w:author="L’auteur" w:date="2026-04-24T09:20:00Z">
              <w:r>
                <w:rPr>
                  <w:rFonts w:ascii="Calibri" w:hAnsi="Calibri"/>
                  <w:sz w:val="20"/>
                </w:rPr>
                <w:delText>57.2</w:delText>
              </w:r>
            </w:del>
          </w:p>
        </w:tc>
        <w:tc>
          <w:tcPr>
            <w:tcW w:w="0" w:type="auto"/>
            <w:tcBorders>
              <w:top w:val="single" w:sz="0" w:space="0" w:color="D3D3D3"/>
              <w:left w:val="single" w:sz="0" w:space="0" w:color="D3D3D3"/>
              <w:bottom w:val="single" w:sz="0" w:space="0" w:color="D3D3D3"/>
              <w:right w:val="single" w:sz="0" w:space="0" w:color="D3D3D3"/>
            </w:tcBorders>
          </w:tcPr>
          <w:p w14:paraId="0BFE2E1C" w14:textId="77777777" w:rsidR="00B50B46" w:rsidRDefault="00000000">
            <w:pPr>
              <w:keepNext/>
              <w:spacing w:after="60"/>
              <w:jc w:val="center"/>
              <w:rPr>
                <w:del w:id="1304" w:author="L’auteur" w:date="2026-04-24T09:20:00Z"/>
              </w:rPr>
            </w:pPr>
            <w:del w:id="1305" w:author="L’auteur" w:date="2026-04-24T09:20:00Z">
              <w:r>
                <w:rPr>
                  <w:rFonts w:ascii="Calibri" w:hAnsi="Calibri"/>
                  <w:sz w:val="20"/>
                </w:rPr>
                <w:delText>79.2</w:delText>
              </w:r>
            </w:del>
          </w:p>
        </w:tc>
        <w:tc>
          <w:tcPr>
            <w:tcW w:w="0" w:type="auto"/>
            <w:tcBorders>
              <w:top w:val="single" w:sz="0" w:space="0" w:color="D3D3D3"/>
              <w:left w:val="single" w:sz="0" w:space="0" w:color="D3D3D3"/>
              <w:bottom w:val="single" w:sz="0" w:space="0" w:color="D3D3D3"/>
              <w:right w:val="single" w:sz="0" w:space="0" w:color="D3D3D3"/>
            </w:tcBorders>
          </w:tcPr>
          <w:p w14:paraId="313B956E" w14:textId="77777777" w:rsidR="00B50B46" w:rsidRDefault="00000000">
            <w:pPr>
              <w:keepNext/>
              <w:spacing w:after="60"/>
              <w:jc w:val="center"/>
              <w:rPr>
                <w:del w:id="1306" w:author="L’auteur" w:date="2026-04-24T09:20:00Z"/>
              </w:rPr>
            </w:pPr>
            <w:del w:id="1307" w:author="L’auteur" w:date="2026-04-24T09:20: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55E06BB6" w14:textId="77777777" w:rsidR="00B50B46" w:rsidRDefault="00000000">
            <w:pPr>
              <w:keepNext/>
              <w:spacing w:after="60"/>
              <w:jc w:val="center"/>
              <w:rPr>
                <w:del w:id="1308" w:author="L’auteur" w:date="2026-04-24T09:20:00Z"/>
              </w:rPr>
            </w:pPr>
            <w:del w:id="1309" w:author="L’auteur" w:date="2026-04-24T09:20:00Z">
              <w:r>
                <w:rPr>
                  <w:rFonts w:ascii="Calibri" w:hAnsi="Calibri"/>
                  <w:sz w:val="20"/>
                </w:rPr>
                <w:delText>8.8</w:delText>
              </w:r>
            </w:del>
          </w:p>
        </w:tc>
        <w:tc>
          <w:tcPr>
            <w:tcW w:w="0" w:type="auto"/>
            <w:tcBorders>
              <w:top w:val="single" w:sz="0" w:space="0" w:color="D3D3D3"/>
              <w:left w:val="single" w:sz="0" w:space="0" w:color="D3D3D3"/>
              <w:bottom w:val="single" w:sz="0" w:space="0" w:color="D3D3D3"/>
              <w:right w:val="single" w:sz="0" w:space="0" w:color="D3D3D3"/>
            </w:tcBorders>
          </w:tcPr>
          <w:p w14:paraId="1D90FB4A" w14:textId="77777777" w:rsidR="00B50B46" w:rsidRDefault="00000000">
            <w:pPr>
              <w:keepNext/>
              <w:spacing w:after="60"/>
              <w:jc w:val="center"/>
              <w:rPr>
                <w:del w:id="1310" w:author="L’auteur" w:date="2026-04-24T09:20:00Z"/>
              </w:rPr>
            </w:pPr>
            <w:del w:id="1311" w:author="L’auteur" w:date="2026-04-24T09:20:00Z">
              <w:r>
                <w:rPr>
                  <w:rFonts w:ascii="Calibri" w:hAnsi="Calibri"/>
                  <w:sz w:val="20"/>
                </w:rPr>
                <w:delText>55.8</w:delText>
              </w:r>
            </w:del>
          </w:p>
        </w:tc>
        <w:tc>
          <w:tcPr>
            <w:tcW w:w="0" w:type="auto"/>
            <w:tcBorders>
              <w:top w:val="single" w:sz="0" w:space="0" w:color="D3D3D3"/>
              <w:left w:val="single" w:sz="0" w:space="0" w:color="D3D3D3"/>
              <w:bottom w:val="single" w:sz="0" w:space="0" w:color="D3D3D3"/>
              <w:right w:val="single" w:sz="0" w:space="0" w:color="D3D3D3"/>
            </w:tcBorders>
          </w:tcPr>
          <w:p w14:paraId="5E04F503" w14:textId="77777777" w:rsidR="00B50B46" w:rsidRDefault="00000000">
            <w:pPr>
              <w:keepNext/>
              <w:spacing w:after="60"/>
              <w:jc w:val="center"/>
              <w:rPr>
                <w:del w:id="1312" w:author="L’auteur" w:date="2026-04-24T09:20:00Z"/>
              </w:rPr>
            </w:pPr>
            <w:del w:id="1313" w:author="L’auteur" w:date="2026-04-24T09:20:00Z">
              <w:r>
                <w:rPr>
                  <w:rFonts w:ascii="Calibri" w:hAnsi="Calibri"/>
                  <w:sz w:val="20"/>
                </w:rPr>
                <w:delText>78.9</w:delText>
              </w:r>
            </w:del>
          </w:p>
        </w:tc>
      </w:tr>
      <w:tr w:rsidR="00B50B46" w14:paraId="055D6C3D" w14:textId="77777777">
        <w:trPr>
          <w:cantSplit/>
          <w:jc w:val="center"/>
          <w:del w:id="131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F854473" w14:textId="77777777" w:rsidR="00B50B46" w:rsidRDefault="00000000">
            <w:pPr>
              <w:keepNext/>
              <w:spacing w:after="60"/>
              <w:jc w:val="center"/>
              <w:rPr>
                <w:del w:id="1315" w:author="L’auteur" w:date="2026-04-24T09:20:00Z"/>
              </w:rPr>
            </w:pPr>
            <w:del w:id="1316" w:author="L’auteur" w:date="2026-04-24T09:20:00Z">
              <w:r>
                <w:rPr>
                  <w:rFonts w:ascii="Calibri" w:hAnsi="Calibri"/>
                  <w:sz w:val="20"/>
                </w:rPr>
                <w:delText>Ghana</w:delText>
              </w:r>
            </w:del>
          </w:p>
        </w:tc>
        <w:tc>
          <w:tcPr>
            <w:tcW w:w="0" w:type="auto"/>
            <w:tcBorders>
              <w:top w:val="single" w:sz="0" w:space="0" w:color="D3D3D3"/>
              <w:left w:val="single" w:sz="0" w:space="0" w:color="D3D3D3"/>
              <w:bottom w:val="single" w:sz="0" w:space="0" w:color="D3D3D3"/>
              <w:right w:val="single" w:sz="0" w:space="0" w:color="D3D3D3"/>
            </w:tcBorders>
          </w:tcPr>
          <w:p w14:paraId="269FCEB7" w14:textId="77777777" w:rsidR="00B50B46" w:rsidRDefault="00000000">
            <w:pPr>
              <w:keepNext/>
              <w:spacing w:after="60"/>
              <w:jc w:val="center"/>
              <w:rPr>
                <w:del w:id="1317" w:author="L’auteur" w:date="2026-04-24T09:20:00Z"/>
              </w:rPr>
            </w:pPr>
            <w:del w:id="1318" w:author="L’auteur" w:date="2026-04-24T09:20:00Z">
              <w:r>
                <w:rPr>
                  <w:rFonts w:ascii="Calibri" w:hAnsi="Calibri"/>
                  <w:sz w:val="20"/>
                </w:rPr>
                <w:delText>14.7</w:delText>
              </w:r>
            </w:del>
          </w:p>
        </w:tc>
        <w:tc>
          <w:tcPr>
            <w:tcW w:w="0" w:type="auto"/>
            <w:tcBorders>
              <w:top w:val="single" w:sz="0" w:space="0" w:color="D3D3D3"/>
              <w:left w:val="single" w:sz="0" w:space="0" w:color="D3D3D3"/>
              <w:bottom w:val="single" w:sz="0" w:space="0" w:color="D3D3D3"/>
              <w:right w:val="single" w:sz="0" w:space="0" w:color="D3D3D3"/>
            </w:tcBorders>
          </w:tcPr>
          <w:p w14:paraId="5BC9FB46" w14:textId="77777777" w:rsidR="00B50B46" w:rsidRDefault="00000000">
            <w:pPr>
              <w:keepNext/>
              <w:spacing w:after="60"/>
              <w:jc w:val="center"/>
              <w:rPr>
                <w:del w:id="1319" w:author="L’auteur" w:date="2026-04-24T09:20:00Z"/>
              </w:rPr>
            </w:pPr>
            <w:del w:id="1320" w:author="L’auteur" w:date="2026-04-24T09:20: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6EB9A07E" w14:textId="77777777" w:rsidR="00B50B46" w:rsidRDefault="00000000">
            <w:pPr>
              <w:keepNext/>
              <w:spacing w:after="60"/>
              <w:jc w:val="center"/>
              <w:rPr>
                <w:del w:id="1321" w:author="L’auteur" w:date="2026-04-24T09:20:00Z"/>
              </w:rPr>
            </w:pPr>
            <w:del w:id="1322" w:author="L’auteur" w:date="2026-04-24T09:20:00Z">
              <w:r>
                <w:rPr>
                  <w:rFonts w:ascii="Calibri" w:hAnsi="Calibri"/>
                  <w:sz w:val="20"/>
                </w:rPr>
                <w:delText>56.9</w:delText>
              </w:r>
            </w:del>
          </w:p>
        </w:tc>
        <w:tc>
          <w:tcPr>
            <w:tcW w:w="0" w:type="auto"/>
            <w:tcBorders>
              <w:top w:val="single" w:sz="0" w:space="0" w:color="D3D3D3"/>
              <w:left w:val="single" w:sz="0" w:space="0" w:color="D3D3D3"/>
              <w:bottom w:val="single" w:sz="0" w:space="0" w:color="D3D3D3"/>
              <w:right w:val="single" w:sz="0" w:space="0" w:color="D3D3D3"/>
            </w:tcBorders>
          </w:tcPr>
          <w:p w14:paraId="624EE979" w14:textId="77777777" w:rsidR="00B50B46" w:rsidRDefault="00000000">
            <w:pPr>
              <w:keepNext/>
              <w:spacing w:after="60"/>
              <w:jc w:val="center"/>
              <w:rPr>
                <w:del w:id="1323" w:author="L’auteur" w:date="2026-04-24T09:20:00Z"/>
              </w:rPr>
            </w:pPr>
            <w:del w:id="1324" w:author="L’auteur" w:date="2026-04-24T09:20:00Z">
              <w:r>
                <w:rPr>
                  <w:rFonts w:ascii="Calibri" w:hAnsi="Calibri"/>
                  <w:sz w:val="20"/>
                </w:rPr>
                <w:delText>57.2</w:delText>
              </w:r>
            </w:del>
          </w:p>
        </w:tc>
        <w:tc>
          <w:tcPr>
            <w:tcW w:w="0" w:type="auto"/>
            <w:tcBorders>
              <w:top w:val="single" w:sz="0" w:space="0" w:color="D3D3D3"/>
              <w:left w:val="single" w:sz="0" w:space="0" w:color="D3D3D3"/>
              <w:bottom w:val="single" w:sz="0" w:space="0" w:color="D3D3D3"/>
              <w:right w:val="single" w:sz="0" w:space="0" w:color="D3D3D3"/>
            </w:tcBorders>
          </w:tcPr>
          <w:p w14:paraId="085FAFC9" w14:textId="77777777" w:rsidR="00B50B46" w:rsidRDefault="00000000">
            <w:pPr>
              <w:keepNext/>
              <w:spacing w:after="60"/>
              <w:jc w:val="center"/>
              <w:rPr>
                <w:del w:id="1325" w:author="L’auteur" w:date="2026-04-24T09:20:00Z"/>
              </w:rPr>
            </w:pPr>
            <w:del w:id="1326"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59E769EA" w14:textId="77777777" w:rsidR="00B50B46" w:rsidRDefault="00000000">
            <w:pPr>
              <w:keepNext/>
              <w:spacing w:after="60"/>
              <w:jc w:val="center"/>
              <w:rPr>
                <w:del w:id="1327" w:author="L’auteur" w:date="2026-04-24T09:20:00Z"/>
              </w:rPr>
            </w:pPr>
            <w:del w:id="1328"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1DD7232E" w14:textId="77777777" w:rsidR="00B50B46" w:rsidRDefault="00000000">
            <w:pPr>
              <w:keepNext/>
              <w:spacing w:after="60"/>
              <w:jc w:val="center"/>
              <w:rPr>
                <w:del w:id="1329" w:author="L’auteur" w:date="2026-04-24T09:20:00Z"/>
              </w:rPr>
            </w:pPr>
            <w:del w:id="1330" w:author="L’auteur" w:date="2026-04-24T09:20:00Z">
              <w:r>
                <w:rPr>
                  <w:rFonts w:ascii="Calibri" w:hAnsi="Calibri"/>
                  <w:sz w:val="20"/>
                </w:rPr>
                <w:delText>68.2</w:delText>
              </w:r>
            </w:del>
          </w:p>
        </w:tc>
        <w:tc>
          <w:tcPr>
            <w:tcW w:w="0" w:type="auto"/>
            <w:tcBorders>
              <w:top w:val="single" w:sz="0" w:space="0" w:color="D3D3D3"/>
              <w:left w:val="single" w:sz="0" w:space="0" w:color="D3D3D3"/>
              <w:bottom w:val="single" w:sz="0" w:space="0" w:color="D3D3D3"/>
              <w:right w:val="single" w:sz="0" w:space="0" w:color="D3D3D3"/>
            </w:tcBorders>
          </w:tcPr>
          <w:p w14:paraId="616D6823" w14:textId="77777777" w:rsidR="00B50B46" w:rsidRDefault="00000000">
            <w:pPr>
              <w:keepNext/>
              <w:spacing w:after="60"/>
              <w:jc w:val="center"/>
              <w:rPr>
                <w:del w:id="1331" w:author="L’auteur" w:date="2026-04-24T09:20:00Z"/>
              </w:rPr>
            </w:pPr>
            <w:del w:id="1332" w:author="L’auteur" w:date="2026-04-24T09:20:00Z">
              <w:r>
                <w:rPr>
                  <w:rFonts w:ascii="Calibri" w:hAnsi="Calibri"/>
                  <w:sz w:val="20"/>
                </w:rPr>
                <w:delText>69.0</w:delText>
              </w:r>
            </w:del>
          </w:p>
        </w:tc>
        <w:tc>
          <w:tcPr>
            <w:tcW w:w="0" w:type="auto"/>
            <w:tcBorders>
              <w:top w:val="single" w:sz="0" w:space="0" w:color="D3D3D3"/>
              <w:left w:val="single" w:sz="0" w:space="0" w:color="D3D3D3"/>
              <w:bottom w:val="single" w:sz="0" w:space="0" w:color="D3D3D3"/>
              <w:right w:val="single" w:sz="0" w:space="0" w:color="D3D3D3"/>
            </w:tcBorders>
          </w:tcPr>
          <w:p w14:paraId="3D40EB0B" w14:textId="77777777" w:rsidR="00B50B46" w:rsidRDefault="00000000">
            <w:pPr>
              <w:keepNext/>
              <w:spacing w:after="60"/>
              <w:jc w:val="center"/>
              <w:rPr>
                <w:del w:id="1333" w:author="L’auteur" w:date="2026-04-24T09:20:00Z"/>
              </w:rPr>
            </w:pPr>
            <w:del w:id="1334" w:author="L’auteur" w:date="2026-04-24T09:20:00Z">
              <w:r>
                <w:rPr>
                  <w:rFonts w:ascii="Calibri" w:hAnsi="Calibri"/>
                  <w:sz w:val="20"/>
                </w:rPr>
                <w:delText>6.2</w:delText>
              </w:r>
            </w:del>
          </w:p>
        </w:tc>
        <w:tc>
          <w:tcPr>
            <w:tcW w:w="0" w:type="auto"/>
            <w:tcBorders>
              <w:top w:val="single" w:sz="0" w:space="0" w:color="D3D3D3"/>
              <w:left w:val="single" w:sz="0" w:space="0" w:color="D3D3D3"/>
              <w:bottom w:val="single" w:sz="0" w:space="0" w:color="D3D3D3"/>
              <w:right w:val="single" w:sz="0" w:space="0" w:color="D3D3D3"/>
            </w:tcBorders>
          </w:tcPr>
          <w:p w14:paraId="7E85E726" w14:textId="77777777" w:rsidR="00B50B46" w:rsidRDefault="00000000">
            <w:pPr>
              <w:keepNext/>
              <w:spacing w:after="60"/>
              <w:jc w:val="center"/>
              <w:rPr>
                <w:del w:id="1335" w:author="L’auteur" w:date="2026-04-24T09:20:00Z"/>
              </w:rPr>
            </w:pPr>
            <w:del w:id="1336" w:author="L’auteur" w:date="2026-04-24T09:20: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72019B0E" w14:textId="77777777" w:rsidR="00B50B46" w:rsidRDefault="00000000">
            <w:pPr>
              <w:keepNext/>
              <w:spacing w:after="60"/>
              <w:jc w:val="center"/>
              <w:rPr>
                <w:del w:id="1337" w:author="L’auteur" w:date="2026-04-24T09:20:00Z"/>
              </w:rPr>
            </w:pPr>
            <w:del w:id="1338" w:author="L’auteur" w:date="2026-04-24T09:20:00Z">
              <w:r>
                <w:rPr>
                  <w:rFonts w:ascii="Calibri" w:hAnsi="Calibri"/>
                  <w:sz w:val="20"/>
                </w:rPr>
                <w:delText>69.1</w:delText>
              </w:r>
            </w:del>
          </w:p>
        </w:tc>
        <w:tc>
          <w:tcPr>
            <w:tcW w:w="0" w:type="auto"/>
            <w:tcBorders>
              <w:top w:val="single" w:sz="0" w:space="0" w:color="D3D3D3"/>
              <w:left w:val="single" w:sz="0" w:space="0" w:color="D3D3D3"/>
              <w:bottom w:val="single" w:sz="0" w:space="0" w:color="D3D3D3"/>
              <w:right w:val="single" w:sz="0" w:space="0" w:color="D3D3D3"/>
            </w:tcBorders>
          </w:tcPr>
          <w:p w14:paraId="42A66AD6" w14:textId="77777777" w:rsidR="00B50B46" w:rsidRDefault="00000000">
            <w:pPr>
              <w:keepNext/>
              <w:spacing w:after="60"/>
              <w:jc w:val="center"/>
              <w:rPr>
                <w:del w:id="1339" w:author="L’auteur" w:date="2026-04-24T09:20:00Z"/>
              </w:rPr>
            </w:pPr>
            <w:del w:id="1340" w:author="L’auteur" w:date="2026-04-24T09:20:00Z">
              <w:r>
                <w:rPr>
                  <w:rFonts w:ascii="Calibri" w:hAnsi="Calibri"/>
                  <w:sz w:val="20"/>
                </w:rPr>
                <w:delText>68.9</w:delText>
              </w:r>
            </w:del>
          </w:p>
        </w:tc>
      </w:tr>
      <w:tr w:rsidR="00B50B46" w14:paraId="17245EB1" w14:textId="77777777">
        <w:trPr>
          <w:cantSplit/>
          <w:jc w:val="center"/>
          <w:del w:id="134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C0E0120" w14:textId="77777777" w:rsidR="00B50B46" w:rsidRDefault="00000000">
            <w:pPr>
              <w:keepNext/>
              <w:spacing w:after="60"/>
              <w:jc w:val="center"/>
              <w:rPr>
                <w:del w:id="1342" w:author="L’auteur" w:date="2026-04-24T09:20:00Z"/>
              </w:rPr>
            </w:pPr>
            <w:del w:id="1343" w:author="L’auteur" w:date="2026-04-24T09:20:00Z">
              <w:r>
                <w:rPr>
                  <w:rFonts w:ascii="Calibri" w:hAnsi="Calibri"/>
                  <w:sz w:val="20"/>
                </w:rPr>
                <w:delText>Guinea</w:delText>
              </w:r>
            </w:del>
          </w:p>
        </w:tc>
        <w:tc>
          <w:tcPr>
            <w:tcW w:w="0" w:type="auto"/>
            <w:tcBorders>
              <w:top w:val="single" w:sz="0" w:space="0" w:color="D3D3D3"/>
              <w:left w:val="single" w:sz="0" w:space="0" w:color="D3D3D3"/>
              <w:bottom w:val="single" w:sz="0" w:space="0" w:color="D3D3D3"/>
              <w:right w:val="single" w:sz="0" w:space="0" w:color="D3D3D3"/>
            </w:tcBorders>
          </w:tcPr>
          <w:p w14:paraId="704E25D4" w14:textId="77777777" w:rsidR="00B50B46" w:rsidRDefault="00000000">
            <w:pPr>
              <w:keepNext/>
              <w:spacing w:after="60"/>
              <w:jc w:val="center"/>
              <w:rPr>
                <w:del w:id="1344" w:author="L’auteur" w:date="2026-04-24T09:20:00Z"/>
              </w:rPr>
            </w:pPr>
            <w:del w:id="1345" w:author="L’auteur" w:date="2026-04-24T09:20:00Z">
              <w:r>
                <w:rPr>
                  <w:rFonts w:ascii="Calibri" w:hAnsi="Calibri"/>
                  <w:sz w:val="20"/>
                </w:rPr>
                <w:delText>7.9</w:delText>
              </w:r>
            </w:del>
          </w:p>
        </w:tc>
        <w:tc>
          <w:tcPr>
            <w:tcW w:w="0" w:type="auto"/>
            <w:tcBorders>
              <w:top w:val="single" w:sz="0" w:space="0" w:color="D3D3D3"/>
              <w:left w:val="single" w:sz="0" w:space="0" w:color="D3D3D3"/>
              <w:bottom w:val="single" w:sz="0" w:space="0" w:color="D3D3D3"/>
              <w:right w:val="single" w:sz="0" w:space="0" w:color="D3D3D3"/>
            </w:tcBorders>
          </w:tcPr>
          <w:p w14:paraId="010E23F1" w14:textId="77777777" w:rsidR="00B50B46" w:rsidRDefault="00000000">
            <w:pPr>
              <w:keepNext/>
              <w:spacing w:after="60"/>
              <w:jc w:val="center"/>
              <w:rPr>
                <w:del w:id="1346" w:author="L’auteur" w:date="2026-04-24T09:20:00Z"/>
              </w:rPr>
            </w:pPr>
            <w:del w:id="1347" w:author="L’auteur" w:date="2026-04-24T09:20:00Z">
              <w:r>
                <w:rPr>
                  <w:rFonts w:ascii="Calibri" w:hAnsi="Calibri"/>
                  <w:sz w:val="20"/>
                </w:rPr>
                <w:delText>23.7</w:delText>
              </w:r>
            </w:del>
          </w:p>
        </w:tc>
        <w:tc>
          <w:tcPr>
            <w:tcW w:w="0" w:type="auto"/>
            <w:tcBorders>
              <w:top w:val="single" w:sz="0" w:space="0" w:color="D3D3D3"/>
              <w:left w:val="single" w:sz="0" w:space="0" w:color="D3D3D3"/>
              <w:bottom w:val="single" w:sz="0" w:space="0" w:color="D3D3D3"/>
              <w:right w:val="single" w:sz="0" w:space="0" w:color="D3D3D3"/>
            </w:tcBorders>
          </w:tcPr>
          <w:p w14:paraId="168573A6" w14:textId="77777777" w:rsidR="00B50B46" w:rsidRDefault="00000000">
            <w:pPr>
              <w:keepNext/>
              <w:spacing w:after="60"/>
              <w:jc w:val="center"/>
              <w:rPr>
                <w:del w:id="1348" w:author="L’auteur" w:date="2026-04-24T09:20:00Z"/>
              </w:rPr>
            </w:pPr>
            <w:del w:id="1349" w:author="L’auteur" w:date="2026-04-24T09:20:00Z">
              <w:r>
                <w:rPr>
                  <w:rFonts w:ascii="Calibri" w:hAnsi="Calibri"/>
                  <w:sz w:val="20"/>
                </w:rPr>
                <w:delText>35.9</w:delText>
              </w:r>
            </w:del>
          </w:p>
        </w:tc>
        <w:tc>
          <w:tcPr>
            <w:tcW w:w="0" w:type="auto"/>
            <w:tcBorders>
              <w:top w:val="single" w:sz="0" w:space="0" w:color="D3D3D3"/>
              <w:left w:val="single" w:sz="0" w:space="0" w:color="D3D3D3"/>
              <w:bottom w:val="single" w:sz="0" w:space="0" w:color="D3D3D3"/>
              <w:right w:val="single" w:sz="0" w:space="0" w:color="D3D3D3"/>
            </w:tcBorders>
          </w:tcPr>
          <w:p w14:paraId="18B26965" w14:textId="77777777" w:rsidR="00B50B46" w:rsidRDefault="00000000">
            <w:pPr>
              <w:keepNext/>
              <w:spacing w:after="60"/>
              <w:jc w:val="center"/>
              <w:rPr>
                <w:del w:id="1350" w:author="L’auteur" w:date="2026-04-24T09:20:00Z"/>
              </w:rPr>
            </w:pPr>
            <w:del w:id="1351" w:author="L’auteur" w:date="2026-04-24T09:20:00Z">
              <w:r>
                <w:rPr>
                  <w:rFonts w:ascii="Calibri" w:hAnsi="Calibri"/>
                  <w:sz w:val="20"/>
                </w:rPr>
                <w:delText>52.3</w:delText>
              </w:r>
            </w:del>
          </w:p>
        </w:tc>
        <w:tc>
          <w:tcPr>
            <w:tcW w:w="0" w:type="auto"/>
            <w:tcBorders>
              <w:top w:val="single" w:sz="0" w:space="0" w:color="D3D3D3"/>
              <w:left w:val="single" w:sz="0" w:space="0" w:color="D3D3D3"/>
              <w:bottom w:val="single" w:sz="0" w:space="0" w:color="D3D3D3"/>
              <w:right w:val="single" w:sz="0" w:space="0" w:color="D3D3D3"/>
            </w:tcBorders>
          </w:tcPr>
          <w:p w14:paraId="0F820E9D" w14:textId="77777777" w:rsidR="00B50B46" w:rsidRDefault="00000000">
            <w:pPr>
              <w:keepNext/>
              <w:spacing w:after="60"/>
              <w:jc w:val="center"/>
              <w:rPr>
                <w:del w:id="1352" w:author="L’auteur" w:date="2026-04-24T09:20:00Z"/>
              </w:rPr>
            </w:pPr>
            <w:del w:id="1353" w:author="L’auteur" w:date="2026-04-24T09:20: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0B7760BD" w14:textId="77777777" w:rsidR="00B50B46" w:rsidRDefault="00000000">
            <w:pPr>
              <w:keepNext/>
              <w:spacing w:after="60"/>
              <w:jc w:val="center"/>
              <w:rPr>
                <w:del w:id="1354" w:author="L’auteur" w:date="2026-04-24T09:20:00Z"/>
              </w:rPr>
            </w:pPr>
            <w:del w:id="1355" w:author="L’auteur" w:date="2026-04-24T09:20: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7DC6D742" w14:textId="77777777" w:rsidR="00B50B46" w:rsidRDefault="00000000">
            <w:pPr>
              <w:keepNext/>
              <w:spacing w:after="60"/>
              <w:jc w:val="center"/>
              <w:rPr>
                <w:del w:id="1356" w:author="L’auteur" w:date="2026-04-24T09:20:00Z"/>
              </w:rPr>
            </w:pPr>
            <w:del w:id="1357" w:author="L’auteur" w:date="2026-04-24T09:20:00Z">
              <w:r>
                <w:rPr>
                  <w:rFonts w:ascii="Calibri" w:hAnsi="Calibri"/>
                  <w:sz w:val="20"/>
                </w:rPr>
                <w:delText>46.7</w:delText>
              </w:r>
            </w:del>
          </w:p>
        </w:tc>
        <w:tc>
          <w:tcPr>
            <w:tcW w:w="0" w:type="auto"/>
            <w:tcBorders>
              <w:top w:val="single" w:sz="0" w:space="0" w:color="D3D3D3"/>
              <w:left w:val="single" w:sz="0" w:space="0" w:color="D3D3D3"/>
              <w:bottom w:val="single" w:sz="0" w:space="0" w:color="D3D3D3"/>
              <w:right w:val="single" w:sz="0" w:space="0" w:color="D3D3D3"/>
            </w:tcBorders>
          </w:tcPr>
          <w:p w14:paraId="503D080F" w14:textId="77777777" w:rsidR="00B50B46" w:rsidRDefault="00000000">
            <w:pPr>
              <w:keepNext/>
              <w:spacing w:after="60"/>
              <w:jc w:val="center"/>
              <w:rPr>
                <w:del w:id="1358" w:author="L’auteur" w:date="2026-04-24T09:20:00Z"/>
              </w:rPr>
            </w:pPr>
            <w:del w:id="1359" w:author="L’auteur" w:date="2026-04-24T09:20:00Z">
              <w:r>
                <w:rPr>
                  <w:rFonts w:ascii="Calibri" w:hAnsi="Calibri"/>
                  <w:sz w:val="20"/>
                </w:rPr>
                <w:delText>57.1</w:delText>
              </w:r>
            </w:del>
          </w:p>
        </w:tc>
        <w:tc>
          <w:tcPr>
            <w:tcW w:w="0" w:type="auto"/>
            <w:tcBorders>
              <w:top w:val="single" w:sz="0" w:space="0" w:color="D3D3D3"/>
              <w:left w:val="single" w:sz="0" w:space="0" w:color="D3D3D3"/>
              <w:bottom w:val="single" w:sz="0" w:space="0" w:color="D3D3D3"/>
              <w:right w:val="single" w:sz="0" w:space="0" w:color="D3D3D3"/>
            </w:tcBorders>
          </w:tcPr>
          <w:p w14:paraId="506AFA18" w14:textId="77777777" w:rsidR="00B50B46" w:rsidRDefault="00000000">
            <w:pPr>
              <w:keepNext/>
              <w:spacing w:after="60"/>
              <w:jc w:val="center"/>
              <w:rPr>
                <w:del w:id="1360" w:author="L’auteur" w:date="2026-04-24T09:20:00Z"/>
              </w:rPr>
            </w:pPr>
            <w:del w:id="1361" w:author="L’auteur" w:date="2026-04-24T09:20: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330951F9" w14:textId="77777777" w:rsidR="00B50B46" w:rsidRDefault="00000000">
            <w:pPr>
              <w:keepNext/>
              <w:spacing w:after="60"/>
              <w:jc w:val="center"/>
              <w:rPr>
                <w:del w:id="1362" w:author="L’auteur" w:date="2026-04-24T09:20:00Z"/>
              </w:rPr>
            </w:pPr>
            <w:del w:id="1363" w:author="L’auteur" w:date="2026-04-24T09:20:00Z">
              <w:r>
                <w:rPr>
                  <w:rFonts w:ascii="Calibri" w:hAnsi="Calibri"/>
                  <w:sz w:val="20"/>
                </w:rPr>
                <w:delText>15.4</w:delText>
              </w:r>
            </w:del>
          </w:p>
        </w:tc>
        <w:tc>
          <w:tcPr>
            <w:tcW w:w="0" w:type="auto"/>
            <w:tcBorders>
              <w:top w:val="single" w:sz="0" w:space="0" w:color="D3D3D3"/>
              <w:left w:val="single" w:sz="0" w:space="0" w:color="D3D3D3"/>
              <w:bottom w:val="single" w:sz="0" w:space="0" w:color="D3D3D3"/>
              <w:right w:val="single" w:sz="0" w:space="0" w:color="D3D3D3"/>
            </w:tcBorders>
          </w:tcPr>
          <w:p w14:paraId="079A7C7A" w14:textId="77777777" w:rsidR="00B50B46" w:rsidRDefault="00000000">
            <w:pPr>
              <w:keepNext/>
              <w:spacing w:after="60"/>
              <w:jc w:val="center"/>
              <w:rPr>
                <w:del w:id="1364" w:author="L’auteur" w:date="2026-04-24T09:20:00Z"/>
              </w:rPr>
            </w:pPr>
            <w:del w:id="1365" w:author="L’auteur" w:date="2026-04-24T09:20:00Z">
              <w:r>
                <w:rPr>
                  <w:rFonts w:ascii="Calibri" w:hAnsi="Calibri"/>
                  <w:sz w:val="20"/>
                </w:rPr>
                <w:delText>47.3</w:delText>
              </w:r>
            </w:del>
          </w:p>
        </w:tc>
        <w:tc>
          <w:tcPr>
            <w:tcW w:w="0" w:type="auto"/>
            <w:tcBorders>
              <w:top w:val="single" w:sz="0" w:space="0" w:color="D3D3D3"/>
              <w:left w:val="single" w:sz="0" w:space="0" w:color="D3D3D3"/>
              <w:bottom w:val="single" w:sz="0" w:space="0" w:color="D3D3D3"/>
              <w:right w:val="single" w:sz="0" w:space="0" w:color="D3D3D3"/>
            </w:tcBorders>
          </w:tcPr>
          <w:p w14:paraId="4CA5FE94" w14:textId="77777777" w:rsidR="00B50B46" w:rsidRDefault="00000000">
            <w:pPr>
              <w:keepNext/>
              <w:spacing w:after="60"/>
              <w:jc w:val="center"/>
              <w:rPr>
                <w:del w:id="1366" w:author="L’auteur" w:date="2026-04-24T09:20:00Z"/>
              </w:rPr>
            </w:pPr>
            <w:del w:id="1367" w:author="L’auteur" w:date="2026-04-24T09:20:00Z">
              <w:r>
                <w:rPr>
                  <w:rFonts w:ascii="Calibri" w:hAnsi="Calibri"/>
                  <w:sz w:val="20"/>
                </w:rPr>
                <w:delText>59.0</w:delText>
              </w:r>
            </w:del>
          </w:p>
        </w:tc>
      </w:tr>
      <w:tr w:rsidR="00B50B46" w14:paraId="5FC0CFDD" w14:textId="77777777">
        <w:trPr>
          <w:cantSplit/>
          <w:jc w:val="center"/>
          <w:del w:id="1368"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951677E" w14:textId="77777777" w:rsidR="00B50B46" w:rsidRDefault="00000000">
            <w:pPr>
              <w:keepNext/>
              <w:spacing w:after="60"/>
              <w:jc w:val="center"/>
              <w:rPr>
                <w:del w:id="1369" w:author="L’auteur" w:date="2026-04-24T09:20:00Z"/>
              </w:rPr>
            </w:pPr>
            <w:del w:id="1370" w:author="L’auteur" w:date="2026-04-24T09:20:00Z">
              <w:r>
                <w:rPr>
                  <w:rFonts w:ascii="Calibri" w:hAnsi="Calibri"/>
                  <w:sz w:val="20"/>
                </w:rPr>
                <w:delText>Guinea-Bissau</w:delText>
              </w:r>
            </w:del>
          </w:p>
        </w:tc>
        <w:tc>
          <w:tcPr>
            <w:tcW w:w="0" w:type="auto"/>
            <w:tcBorders>
              <w:top w:val="single" w:sz="0" w:space="0" w:color="D3D3D3"/>
              <w:left w:val="single" w:sz="0" w:space="0" w:color="D3D3D3"/>
              <w:bottom w:val="single" w:sz="0" w:space="0" w:color="D3D3D3"/>
              <w:right w:val="single" w:sz="0" w:space="0" w:color="D3D3D3"/>
            </w:tcBorders>
          </w:tcPr>
          <w:p w14:paraId="72FC39A4" w14:textId="77777777" w:rsidR="00B50B46" w:rsidRDefault="00000000">
            <w:pPr>
              <w:keepNext/>
              <w:spacing w:after="60"/>
              <w:jc w:val="center"/>
              <w:rPr>
                <w:del w:id="1371" w:author="L’auteur" w:date="2026-04-24T09:20:00Z"/>
              </w:rPr>
            </w:pPr>
            <w:del w:id="1372" w:author="L’auteur" w:date="2026-04-24T09:20:00Z">
              <w:r>
                <w:rPr>
                  <w:rFonts w:ascii="Calibri" w:hAnsi="Calibri"/>
                  <w:sz w:val="20"/>
                </w:rPr>
                <w:delText>18.0</w:delText>
              </w:r>
            </w:del>
          </w:p>
        </w:tc>
        <w:tc>
          <w:tcPr>
            <w:tcW w:w="0" w:type="auto"/>
            <w:tcBorders>
              <w:top w:val="single" w:sz="0" w:space="0" w:color="D3D3D3"/>
              <w:left w:val="single" w:sz="0" w:space="0" w:color="D3D3D3"/>
              <w:bottom w:val="single" w:sz="0" w:space="0" w:color="D3D3D3"/>
              <w:right w:val="single" w:sz="0" w:space="0" w:color="D3D3D3"/>
            </w:tcBorders>
          </w:tcPr>
          <w:p w14:paraId="513C45DC" w14:textId="77777777" w:rsidR="00B50B46" w:rsidRDefault="00000000">
            <w:pPr>
              <w:keepNext/>
              <w:spacing w:after="60"/>
              <w:jc w:val="center"/>
              <w:rPr>
                <w:del w:id="1373" w:author="L’auteur" w:date="2026-04-24T09:20:00Z"/>
              </w:rPr>
            </w:pPr>
            <w:del w:id="1374" w:author="L’auteur" w:date="2026-04-24T09:20:00Z">
              <w:r>
                <w:rPr>
                  <w:rFonts w:ascii="Calibri" w:hAnsi="Calibri"/>
                  <w:sz w:val="20"/>
                </w:rPr>
                <w:delText>24.4</w:delText>
              </w:r>
            </w:del>
          </w:p>
        </w:tc>
        <w:tc>
          <w:tcPr>
            <w:tcW w:w="0" w:type="auto"/>
            <w:tcBorders>
              <w:top w:val="single" w:sz="0" w:space="0" w:color="D3D3D3"/>
              <w:left w:val="single" w:sz="0" w:space="0" w:color="D3D3D3"/>
              <w:bottom w:val="single" w:sz="0" w:space="0" w:color="D3D3D3"/>
              <w:right w:val="single" w:sz="0" w:space="0" w:color="D3D3D3"/>
            </w:tcBorders>
          </w:tcPr>
          <w:p w14:paraId="1050D760" w14:textId="77777777" w:rsidR="00B50B46" w:rsidRDefault="00000000">
            <w:pPr>
              <w:keepNext/>
              <w:spacing w:after="60"/>
              <w:jc w:val="center"/>
              <w:rPr>
                <w:del w:id="1375" w:author="L’auteur" w:date="2026-04-24T09:20:00Z"/>
              </w:rPr>
            </w:pPr>
            <w:del w:id="1376" w:author="L’auteur" w:date="2026-04-24T09:20:00Z">
              <w:r>
                <w:rPr>
                  <w:rFonts w:ascii="Calibri" w:hAnsi="Calibri"/>
                  <w:sz w:val="20"/>
                </w:rPr>
                <w:delText>40.8</w:delText>
              </w:r>
            </w:del>
          </w:p>
        </w:tc>
        <w:tc>
          <w:tcPr>
            <w:tcW w:w="0" w:type="auto"/>
            <w:tcBorders>
              <w:top w:val="single" w:sz="0" w:space="0" w:color="D3D3D3"/>
              <w:left w:val="single" w:sz="0" w:space="0" w:color="D3D3D3"/>
              <w:bottom w:val="single" w:sz="0" w:space="0" w:color="D3D3D3"/>
              <w:right w:val="single" w:sz="0" w:space="0" w:color="D3D3D3"/>
            </w:tcBorders>
          </w:tcPr>
          <w:p w14:paraId="0863382C" w14:textId="77777777" w:rsidR="00B50B46" w:rsidRDefault="00000000">
            <w:pPr>
              <w:keepNext/>
              <w:spacing w:after="60"/>
              <w:jc w:val="center"/>
              <w:rPr>
                <w:del w:id="1377" w:author="L’auteur" w:date="2026-04-24T09:20:00Z"/>
              </w:rPr>
            </w:pPr>
            <w:del w:id="1378" w:author="L’auteur" w:date="2026-04-24T09:20:00Z">
              <w:r>
                <w:rPr>
                  <w:rFonts w:ascii="Calibri" w:hAnsi="Calibri"/>
                  <w:sz w:val="20"/>
                </w:rPr>
                <w:delText>49.9</w:delText>
              </w:r>
            </w:del>
          </w:p>
        </w:tc>
        <w:tc>
          <w:tcPr>
            <w:tcW w:w="0" w:type="auto"/>
            <w:tcBorders>
              <w:top w:val="single" w:sz="0" w:space="0" w:color="D3D3D3"/>
              <w:left w:val="single" w:sz="0" w:space="0" w:color="D3D3D3"/>
              <w:bottom w:val="single" w:sz="0" w:space="0" w:color="D3D3D3"/>
              <w:right w:val="single" w:sz="0" w:space="0" w:color="D3D3D3"/>
            </w:tcBorders>
          </w:tcPr>
          <w:p w14:paraId="616EAF99" w14:textId="77777777" w:rsidR="00B50B46" w:rsidRDefault="00000000">
            <w:pPr>
              <w:keepNext/>
              <w:spacing w:after="60"/>
              <w:jc w:val="center"/>
              <w:rPr>
                <w:del w:id="1379" w:author="L’auteur" w:date="2026-04-24T09:20:00Z"/>
              </w:rPr>
            </w:pPr>
            <w:del w:id="1380" w:author="L’auteur" w:date="2026-04-24T09:20: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6E536296" w14:textId="77777777" w:rsidR="00B50B46" w:rsidRDefault="00000000">
            <w:pPr>
              <w:keepNext/>
              <w:spacing w:after="60"/>
              <w:jc w:val="center"/>
              <w:rPr>
                <w:del w:id="1381" w:author="L’auteur" w:date="2026-04-24T09:20:00Z"/>
              </w:rPr>
            </w:pPr>
            <w:del w:id="1382" w:author="L’auteur" w:date="2026-04-24T09:20: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0FFA04D0" w14:textId="77777777" w:rsidR="00B50B46" w:rsidRDefault="00000000">
            <w:pPr>
              <w:keepNext/>
              <w:spacing w:after="60"/>
              <w:jc w:val="center"/>
              <w:rPr>
                <w:del w:id="1383" w:author="L’auteur" w:date="2026-04-24T09:20:00Z"/>
              </w:rPr>
            </w:pPr>
            <w:del w:id="1384" w:author="L’auteur" w:date="2026-04-24T09:20:00Z">
              <w:r>
                <w:rPr>
                  <w:rFonts w:ascii="Calibri" w:hAnsi="Calibri"/>
                  <w:sz w:val="20"/>
                </w:rPr>
                <w:delText>16.7</w:delText>
              </w:r>
            </w:del>
          </w:p>
        </w:tc>
        <w:tc>
          <w:tcPr>
            <w:tcW w:w="0" w:type="auto"/>
            <w:tcBorders>
              <w:top w:val="single" w:sz="0" w:space="0" w:color="D3D3D3"/>
              <w:left w:val="single" w:sz="0" w:space="0" w:color="D3D3D3"/>
              <w:bottom w:val="single" w:sz="0" w:space="0" w:color="D3D3D3"/>
              <w:right w:val="single" w:sz="0" w:space="0" w:color="D3D3D3"/>
            </w:tcBorders>
          </w:tcPr>
          <w:p w14:paraId="05975DD5" w14:textId="77777777" w:rsidR="00B50B46" w:rsidRDefault="00000000">
            <w:pPr>
              <w:keepNext/>
              <w:spacing w:after="60"/>
              <w:jc w:val="center"/>
              <w:rPr>
                <w:del w:id="1385" w:author="L’auteur" w:date="2026-04-24T09:20:00Z"/>
              </w:rPr>
            </w:pPr>
            <w:del w:id="1386" w:author="L’auteur" w:date="2026-04-24T09:20:00Z">
              <w:r>
                <w:rPr>
                  <w:rFonts w:ascii="Calibri" w:hAnsi="Calibri"/>
                  <w:sz w:val="20"/>
                </w:rPr>
                <w:delText>20.7</w:delText>
              </w:r>
            </w:del>
          </w:p>
        </w:tc>
        <w:tc>
          <w:tcPr>
            <w:tcW w:w="0" w:type="auto"/>
            <w:tcBorders>
              <w:top w:val="single" w:sz="0" w:space="0" w:color="D3D3D3"/>
              <w:left w:val="single" w:sz="0" w:space="0" w:color="D3D3D3"/>
              <w:bottom w:val="single" w:sz="0" w:space="0" w:color="D3D3D3"/>
              <w:right w:val="single" w:sz="0" w:space="0" w:color="D3D3D3"/>
            </w:tcBorders>
          </w:tcPr>
          <w:p w14:paraId="1AF765AF" w14:textId="77777777" w:rsidR="00B50B46" w:rsidRDefault="00000000">
            <w:pPr>
              <w:keepNext/>
              <w:spacing w:after="60"/>
              <w:jc w:val="center"/>
              <w:rPr>
                <w:del w:id="1387" w:author="L’auteur" w:date="2026-04-24T09:20:00Z"/>
              </w:rPr>
            </w:pPr>
            <w:del w:id="1388" w:author="L’auteur" w:date="2026-04-24T09:20: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2004B1FC" w14:textId="77777777" w:rsidR="00B50B46" w:rsidRDefault="00000000">
            <w:pPr>
              <w:keepNext/>
              <w:spacing w:after="60"/>
              <w:jc w:val="center"/>
              <w:rPr>
                <w:del w:id="1389" w:author="L’auteur" w:date="2026-04-24T09:20:00Z"/>
              </w:rPr>
            </w:pPr>
            <w:del w:id="1390" w:author="L’auteur" w:date="2026-04-24T09:20:00Z">
              <w:r>
                <w:rPr>
                  <w:rFonts w:ascii="Calibri" w:hAnsi="Calibri"/>
                  <w:sz w:val="20"/>
                </w:rPr>
                <w:delText>9.4</w:delText>
              </w:r>
            </w:del>
          </w:p>
        </w:tc>
        <w:tc>
          <w:tcPr>
            <w:tcW w:w="0" w:type="auto"/>
            <w:tcBorders>
              <w:top w:val="single" w:sz="0" w:space="0" w:color="D3D3D3"/>
              <w:left w:val="single" w:sz="0" w:space="0" w:color="D3D3D3"/>
              <w:bottom w:val="single" w:sz="0" w:space="0" w:color="D3D3D3"/>
              <w:right w:val="single" w:sz="0" w:space="0" w:color="D3D3D3"/>
            </w:tcBorders>
          </w:tcPr>
          <w:p w14:paraId="6F2CC7FE" w14:textId="77777777" w:rsidR="00B50B46" w:rsidRDefault="00000000">
            <w:pPr>
              <w:keepNext/>
              <w:spacing w:after="60"/>
              <w:jc w:val="center"/>
              <w:rPr>
                <w:del w:id="1391" w:author="L’auteur" w:date="2026-04-24T09:20:00Z"/>
              </w:rPr>
            </w:pPr>
            <w:del w:id="1392" w:author="L’auteur" w:date="2026-04-24T09:20:00Z">
              <w:r>
                <w:rPr>
                  <w:rFonts w:ascii="Calibri" w:hAnsi="Calibri"/>
                  <w:sz w:val="20"/>
                </w:rPr>
                <w:delText>20.9</w:delText>
              </w:r>
            </w:del>
          </w:p>
        </w:tc>
        <w:tc>
          <w:tcPr>
            <w:tcW w:w="0" w:type="auto"/>
            <w:tcBorders>
              <w:top w:val="single" w:sz="0" w:space="0" w:color="D3D3D3"/>
              <w:left w:val="single" w:sz="0" w:space="0" w:color="D3D3D3"/>
              <w:bottom w:val="single" w:sz="0" w:space="0" w:color="D3D3D3"/>
              <w:right w:val="single" w:sz="0" w:space="0" w:color="D3D3D3"/>
            </w:tcBorders>
          </w:tcPr>
          <w:p w14:paraId="24014500" w14:textId="77777777" w:rsidR="00B50B46" w:rsidRDefault="00000000">
            <w:pPr>
              <w:keepNext/>
              <w:spacing w:after="60"/>
              <w:jc w:val="center"/>
              <w:rPr>
                <w:del w:id="1393" w:author="L’auteur" w:date="2026-04-24T09:20:00Z"/>
              </w:rPr>
            </w:pPr>
            <w:del w:id="1394" w:author="L’auteur" w:date="2026-04-24T09:20:00Z">
              <w:r>
                <w:rPr>
                  <w:rFonts w:ascii="Calibri" w:hAnsi="Calibri"/>
                  <w:sz w:val="20"/>
                </w:rPr>
                <w:delText>25.3</w:delText>
              </w:r>
            </w:del>
          </w:p>
        </w:tc>
      </w:tr>
      <w:tr w:rsidR="00B50B46" w14:paraId="008BDB77" w14:textId="77777777">
        <w:trPr>
          <w:cantSplit/>
          <w:jc w:val="center"/>
          <w:del w:id="1395"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2F33A57" w14:textId="77777777" w:rsidR="00B50B46" w:rsidRDefault="00000000">
            <w:pPr>
              <w:keepNext/>
              <w:spacing w:after="60"/>
              <w:jc w:val="center"/>
              <w:rPr>
                <w:del w:id="1396" w:author="L’auteur" w:date="2026-04-24T09:20:00Z"/>
              </w:rPr>
            </w:pPr>
            <w:del w:id="1397" w:author="L’auteur" w:date="2026-04-24T09:20:00Z">
              <w:r>
                <w:rPr>
                  <w:rFonts w:ascii="Calibri" w:hAnsi="Calibri"/>
                  <w:sz w:val="20"/>
                </w:rPr>
                <w:delText>Haiti</w:delText>
              </w:r>
            </w:del>
          </w:p>
        </w:tc>
        <w:tc>
          <w:tcPr>
            <w:tcW w:w="0" w:type="auto"/>
            <w:tcBorders>
              <w:top w:val="single" w:sz="0" w:space="0" w:color="D3D3D3"/>
              <w:left w:val="single" w:sz="0" w:space="0" w:color="D3D3D3"/>
              <w:bottom w:val="single" w:sz="0" w:space="0" w:color="D3D3D3"/>
              <w:right w:val="single" w:sz="0" w:space="0" w:color="D3D3D3"/>
            </w:tcBorders>
          </w:tcPr>
          <w:p w14:paraId="4811C20B" w14:textId="77777777" w:rsidR="00B50B46" w:rsidRDefault="00000000">
            <w:pPr>
              <w:keepNext/>
              <w:spacing w:after="60"/>
              <w:jc w:val="center"/>
              <w:rPr>
                <w:del w:id="1398" w:author="L’auteur" w:date="2026-04-24T09:20:00Z"/>
              </w:rPr>
            </w:pPr>
            <w:del w:id="1399" w:author="L’auteur" w:date="2026-04-24T09:20: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6C4E00CE" w14:textId="77777777" w:rsidR="00B50B46" w:rsidRDefault="00000000">
            <w:pPr>
              <w:keepNext/>
              <w:spacing w:after="60"/>
              <w:jc w:val="center"/>
              <w:rPr>
                <w:del w:id="1400" w:author="L’auteur" w:date="2026-04-24T09:20:00Z"/>
              </w:rPr>
            </w:pPr>
            <w:del w:id="1401" w:author="L’auteur" w:date="2026-04-24T09:20:00Z">
              <w:r>
                <w:rPr>
                  <w:rFonts w:ascii="Calibri" w:hAnsi="Calibri"/>
                  <w:sz w:val="20"/>
                </w:rPr>
                <w:delText>7.4</w:delText>
              </w:r>
            </w:del>
          </w:p>
        </w:tc>
        <w:tc>
          <w:tcPr>
            <w:tcW w:w="0" w:type="auto"/>
            <w:tcBorders>
              <w:top w:val="single" w:sz="0" w:space="0" w:color="D3D3D3"/>
              <w:left w:val="single" w:sz="0" w:space="0" w:color="D3D3D3"/>
              <w:bottom w:val="single" w:sz="0" w:space="0" w:color="D3D3D3"/>
              <w:right w:val="single" w:sz="0" w:space="0" w:color="D3D3D3"/>
            </w:tcBorders>
          </w:tcPr>
          <w:p w14:paraId="0781C365" w14:textId="77777777" w:rsidR="00B50B46" w:rsidRDefault="00000000">
            <w:pPr>
              <w:keepNext/>
              <w:spacing w:after="60"/>
              <w:jc w:val="center"/>
              <w:rPr>
                <w:del w:id="1402" w:author="L’auteur" w:date="2026-04-24T09:20:00Z"/>
              </w:rPr>
            </w:pPr>
            <w:del w:id="1403" w:author="L’auteur" w:date="2026-04-24T09:20:00Z">
              <w:r>
                <w:rPr>
                  <w:rFonts w:ascii="Calibri" w:hAnsi="Calibri"/>
                  <w:sz w:val="20"/>
                </w:rPr>
                <w:delText>16.6</w:delText>
              </w:r>
            </w:del>
          </w:p>
        </w:tc>
        <w:tc>
          <w:tcPr>
            <w:tcW w:w="0" w:type="auto"/>
            <w:tcBorders>
              <w:top w:val="single" w:sz="0" w:space="0" w:color="D3D3D3"/>
              <w:left w:val="single" w:sz="0" w:space="0" w:color="D3D3D3"/>
              <w:bottom w:val="single" w:sz="0" w:space="0" w:color="D3D3D3"/>
              <w:right w:val="single" w:sz="0" w:space="0" w:color="D3D3D3"/>
            </w:tcBorders>
          </w:tcPr>
          <w:p w14:paraId="1831A42E" w14:textId="77777777" w:rsidR="00B50B46" w:rsidRDefault="00000000">
            <w:pPr>
              <w:keepNext/>
              <w:spacing w:after="60"/>
              <w:jc w:val="center"/>
              <w:rPr>
                <w:del w:id="1404" w:author="L’auteur" w:date="2026-04-24T09:20:00Z"/>
              </w:rPr>
            </w:pPr>
            <w:del w:id="1405" w:author="L’auteur" w:date="2026-04-24T09:20:00Z">
              <w:r>
                <w:rPr>
                  <w:rFonts w:ascii="Calibri" w:hAnsi="Calibri"/>
                  <w:sz w:val="20"/>
                </w:rPr>
                <w:delText>46.0</w:delText>
              </w:r>
            </w:del>
          </w:p>
        </w:tc>
        <w:tc>
          <w:tcPr>
            <w:tcW w:w="0" w:type="auto"/>
            <w:tcBorders>
              <w:top w:val="single" w:sz="0" w:space="0" w:color="D3D3D3"/>
              <w:left w:val="single" w:sz="0" w:space="0" w:color="D3D3D3"/>
              <w:bottom w:val="single" w:sz="0" w:space="0" w:color="D3D3D3"/>
              <w:right w:val="single" w:sz="0" w:space="0" w:color="D3D3D3"/>
            </w:tcBorders>
          </w:tcPr>
          <w:p w14:paraId="43742BD0" w14:textId="77777777" w:rsidR="00B50B46" w:rsidRDefault="00000000">
            <w:pPr>
              <w:keepNext/>
              <w:spacing w:after="60"/>
              <w:jc w:val="center"/>
              <w:rPr>
                <w:del w:id="1406" w:author="L’auteur" w:date="2026-04-24T09:20:00Z"/>
              </w:rPr>
            </w:pPr>
            <w:del w:id="1407"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5AC19FC1" w14:textId="77777777" w:rsidR="00B50B46" w:rsidRDefault="00000000">
            <w:pPr>
              <w:keepNext/>
              <w:spacing w:after="60"/>
              <w:jc w:val="center"/>
              <w:rPr>
                <w:del w:id="1408" w:author="L’auteur" w:date="2026-04-24T09:20:00Z"/>
              </w:rPr>
            </w:pPr>
            <w:del w:id="1409" w:author="L’auteur" w:date="2026-04-24T09:20: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511A9D1B" w14:textId="77777777" w:rsidR="00B50B46" w:rsidRDefault="00000000">
            <w:pPr>
              <w:keepNext/>
              <w:spacing w:after="60"/>
              <w:jc w:val="center"/>
              <w:rPr>
                <w:del w:id="1410" w:author="L’auteur" w:date="2026-04-24T09:20:00Z"/>
              </w:rPr>
            </w:pPr>
            <w:del w:id="1411" w:author="L’auteur" w:date="2026-04-24T09:20: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050A0787" w14:textId="77777777" w:rsidR="00B50B46" w:rsidRDefault="00000000">
            <w:pPr>
              <w:keepNext/>
              <w:spacing w:after="60"/>
              <w:jc w:val="center"/>
              <w:rPr>
                <w:del w:id="1412" w:author="L’auteur" w:date="2026-04-24T09:20:00Z"/>
              </w:rPr>
            </w:pPr>
            <w:del w:id="1413" w:author="L’auteur" w:date="2026-04-24T09:20:00Z">
              <w:r>
                <w:rPr>
                  <w:rFonts w:ascii="Calibri" w:hAnsi="Calibri"/>
                  <w:sz w:val="20"/>
                </w:rPr>
                <w:delText>50.8</w:delText>
              </w:r>
            </w:del>
          </w:p>
        </w:tc>
        <w:tc>
          <w:tcPr>
            <w:tcW w:w="0" w:type="auto"/>
            <w:tcBorders>
              <w:top w:val="single" w:sz="0" w:space="0" w:color="D3D3D3"/>
              <w:left w:val="single" w:sz="0" w:space="0" w:color="D3D3D3"/>
              <w:bottom w:val="single" w:sz="0" w:space="0" w:color="D3D3D3"/>
              <w:right w:val="single" w:sz="0" w:space="0" w:color="D3D3D3"/>
            </w:tcBorders>
          </w:tcPr>
          <w:p w14:paraId="6CCF7D0A" w14:textId="77777777" w:rsidR="00B50B46" w:rsidRDefault="00000000">
            <w:pPr>
              <w:keepNext/>
              <w:spacing w:after="60"/>
              <w:jc w:val="center"/>
              <w:rPr>
                <w:del w:id="1414" w:author="L’auteur" w:date="2026-04-24T09:20:00Z"/>
              </w:rPr>
            </w:pPr>
            <w:del w:id="1415"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6EFCCEE8" w14:textId="77777777" w:rsidR="00B50B46" w:rsidRDefault="00000000">
            <w:pPr>
              <w:keepNext/>
              <w:spacing w:after="60"/>
              <w:jc w:val="center"/>
              <w:rPr>
                <w:del w:id="1416" w:author="L’auteur" w:date="2026-04-24T09:20:00Z"/>
              </w:rPr>
            </w:pPr>
            <w:del w:id="1417" w:author="L’auteur" w:date="2026-04-24T09:20: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739A983C" w14:textId="77777777" w:rsidR="00B50B46" w:rsidRDefault="00000000">
            <w:pPr>
              <w:keepNext/>
              <w:spacing w:after="60"/>
              <w:jc w:val="center"/>
              <w:rPr>
                <w:del w:id="1418" w:author="L’auteur" w:date="2026-04-24T09:20:00Z"/>
              </w:rPr>
            </w:pPr>
            <w:del w:id="1419" w:author="L’auteur" w:date="2026-04-24T09:20: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0CCF1CAD" w14:textId="77777777" w:rsidR="00B50B46" w:rsidRDefault="00000000">
            <w:pPr>
              <w:keepNext/>
              <w:spacing w:after="60"/>
              <w:jc w:val="center"/>
              <w:rPr>
                <w:del w:id="1420" w:author="L’auteur" w:date="2026-04-24T09:20:00Z"/>
              </w:rPr>
            </w:pPr>
            <w:del w:id="1421" w:author="L’auteur" w:date="2026-04-24T09:20:00Z">
              <w:r>
                <w:rPr>
                  <w:rFonts w:ascii="Calibri" w:hAnsi="Calibri"/>
                  <w:sz w:val="20"/>
                </w:rPr>
                <w:delText>54.4</w:delText>
              </w:r>
            </w:del>
          </w:p>
        </w:tc>
      </w:tr>
      <w:tr w:rsidR="00B50B46" w14:paraId="34DF12AC" w14:textId="77777777">
        <w:trPr>
          <w:cantSplit/>
          <w:jc w:val="center"/>
          <w:del w:id="142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06F03B4" w14:textId="77777777" w:rsidR="00B50B46" w:rsidRDefault="00000000">
            <w:pPr>
              <w:keepNext/>
              <w:spacing w:after="60"/>
              <w:jc w:val="center"/>
              <w:rPr>
                <w:del w:id="1423" w:author="L’auteur" w:date="2026-04-24T09:20:00Z"/>
              </w:rPr>
            </w:pPr>
            <w:del w:id="1424" w:author="L’auteur" w:date="2026-04-24T09:20:00Z">
              <w:r>
                <w:rPr>
                  <w:rFonts w:ascii="Calibri" w:hAnsi="Calibri"/>
                  <w:sz w:val="20"/>
                </w:rPr>
                <w:delText>Honduras</w:delText>
              </w:r>
            </w:del>
          </w:p>
        </w:tc>
        <w:tc>
          <w:tcPr>
            <w:tcW w:w="0" w:type="auto"/>
            <w:tcBorders>
              <w:top w:val="single" w:sz="0" w:space="0" w:color="D3D3D3"/>
              <w:left w:val="single" w:sz="0" w:space="0" w:color="D3D3D3"/>
              <w:bottom w:val="single" w:sz="0" w:space="0" w:color="D3D3D3"/>
              <w:right w:val="single" w:sz="0" w:space="0" w:color="D3D3D3"/>
            </w:tcBorders>
          </w:tcPr>
          <w:p w14:paraId="0DEDCEF6" w14:textId="77777777" w:rsidR="00B50B46" w:rsidRDefault="00000000">
            <w:pPr>
              <w:keepNext/>
              <w:spacing w:after="60"/>
              <w:jc w:val="center"/>
              <w:rPr>
                <w:del w:id="1425" w:author="L’auteur" w:date="2026-04-24T09:20:00Z"/>
              </w:rPr>
            </w:pPr>
            <w:del w:id="1426" w:author="L’auteur" w:date="2026-04-24T09:20:00Z">
              <w:r>
                <w:rPr>
                  <w:rFonts w:ascii="Calibri" w:hAnsi="Calibri"/>
                  <w:sz w:val="20"/>
                </w:rPr>
                <w:delText>20.4</w:delText>
              </w:r>
            </w:del>
          </w:p>
        </w:tc>
        <w:tc>
          <w:tcPr>
            <w:tcW w:w="0" w:type="auto"/>
            <w:tcBorders>
              <w:top w:val="single" w:sz="0" w:space="0" w:color="D3D3D3"/>
              <w:left w:val="single" w:sz="0" w:space="0" w:color="D3D3D3"/>
              <w:bottom w:val="single" w:sz="0" w:space="0" w:color="D3D3D3"/>
              <w:right w:val="single" w:sz="0" w:space="0" w:color="D3D3D3"/>
            </w:tcBorders>
          </w:tcPr>
          <w:p w14:paraId="772965AE" w14:textId="77777777" w:rsidR="00B50B46" w:rsidRDefault="00000000">
            <w:pPr>
              <w:keepNext/>
              <w:spacing w:after="60"/>
              <w:jc w:val="center"/>
              <w:rPr>
                <w:del w:id="1427" w:author="L’auteur" w:date="2026-04-24T09:20:00Z"/>
              </w:rPr>
            </w:pPr>
            <w:del w:id="1428" w:author="L’auteur" w:date="2026-04-24T09:20:00Z">
              <w:r>
                <w:rPr>
                  <w:rFonts w:ascii="Calibri" w:hAnsi="Calibri"/>
                  <w:sz w:val="20"/>
                </w:rPr>
                <w:delText>23.0</w:delText>
              </w:r>
            </w:del>
          </w:p>
        </w:tc>
        <w:tc>
          <w:tcPr>
            <w:tcW w:w="0" w:type="auto"/>
            <w:tcBorders>
              <w:top w:val="single" w:sz="0" w:space="0" w:color="D3D3D3"/>
              <w:left w:val="single" w:sz="0" w:space="0" w:color="D3D3D3"/>
              <w:bottom w:val="single" w:sz="0" w:space="0" w:color="D3D3D3"/>
              <w:right w:val="single" w:sz="0" w:space="0" w:color="D3D3D3"/>
            </w:tcBorders>
          </w:tcPr>
          <w:p w14:paraId="0A2EB026" w14:textId="77777777" w:rsidR="00B50B46" w:rsidRDefault="00000000">
            <w:pPr>
              <w:keepNext/>
              <w:spacing w:after="60"/>
              <w:jc w:val="center"/>
              <w:rPr>
                <w:del w:id="1429" w:author="L’auteur" w:date="2026-04-24T09:20:00Z"/>
              </w:rPr>
            </w:pPr>
            <w:del w:id="1430" w:author="L’auteur" w:date="2026-04-24T09:20:00Z">
              <w:r>
                <w:rPr>
                  <w:rFonts w:ascii="Calibri" w:hAnsi="Calibri"/>
                  <w:sz w:val="20"/>
                </w:rPr>
                <w:delText>54.6</w:delText>
              </w:r>
            </w:del>
          </w:p>
        </w:tc>
        <w:tc>
          <w:tcPr>
            <w:tcW w:w="0" w:type="auto"/>
            <w:tcBorders>
              <w:top w:val="single" w:sz="0" w:space="0" w:color="D3D3D3"/>
              <w:left w:val="single" w:sz="0" w:space="0" w:color="D3D3D3"/>
              <w:bottom w:val="single" w:sz="0" w:space="0" w:color="D3D3D3"/>
              <w:right w:val="single" w:sz="0" w:space="0" w:color="D3D3D3"/>
            </w:tcBorders>
          </w:tcPr>
          <w:p w14:paraId="3C285B46" w14:textId="77777777" w:rsidR="00B50B46" w:rsidRDefault="00000000">
            <w:pPr>
              <w:keepNext/>
              <w:spacing w:after="60"/>
              <w:jc w:val="center"/>
              <w:rPr>
                <w:del w:id="1431" w:author="L’auteur" w:date="2026-04-24T09:20:00Z"/>
              </w:rPr>
            </w:pPr>
            <w:del w:id="1432" w:author="L’auteur" w:date="2026-04-24T09:20:00Z">
              <w:r>
                <w:rPr>
                  <w:rFonts w:ascii="Calibri" w:hAnsi="Calibri"/>
                  <w:sz w:val="20"/>
                </w:rPr>
                <w:delText>63.7</w:delText>
              </w:r>
            </w:del>
          </w:p>
        </w:tc>
        <w:tc>
          <w:tcPr>
            <w:tcW w:w="0" w:type="auto"/>
            <w:tcBorders>
              <w:top w:val="single" w:sz="0" w:space="0" w:color="D3D3D3"/>
              <w:left w:val="single" w:sz="0" w:space="0" w:color="D3D3D3"/>
              <w:bottom w:val="single" w:sz="0" w:space="0" w:color="D3D3D3"/>
              <w:right w:val="single" w:sz="0" w:space="0" w:color="D3D3D3"/>
            </w:tcBorders>
          </w:tcPr>
          <w:p w14:paraId="7342727B" w14:textId="77777777" w:rsidR="00B50B46" w:rsidRDefault="00000000">
            <w:pPr>
              <w:keepNext/>
              <w:spacing w:after="60"/>
              <w:jc w:val="center"/>
              <w:rPr>
                <w:del w:id="1433" w:author="L’auteur" w:date="2026-04-24T09:20:00Z"/>
              </w:rPr>
            </w:pPr>
            <w:del w:id="1434" w:author="L’auteur" w:date="2026-04-24T09:20: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572EC1A8" w14:textId="77777777" w:rsidR="00B50B46" w:rsidRDefault="00000000">
            <w:pPr>
              <w:keepNext/>
              <w:spacing w:after="60"/>
              <w:jc w:val="center"/>
              <w:rPr>
                <w:del w:id="1435" w:author="L’auteur" w:date="2026-04-24T09:20:00Z"/>
              </w:rPr>
            </w:pPr>
            <w:del w:id="1436" w:author="L’auteur" w:date="2026-04-24T09:20: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37C8364E" w14:textId="77777777" w:rsidR="00B50B46" w:rsidRDefault="00000000">
            <w:pPr>
              <w:keepNext/>
              <w:spacing w:after="60"/>
              <w:jc w:val="center"/>
              <w:rPr>
                <w:del w:id="1437" w:author="L’auteur" w:date="2026-04-24T09:20:00Z"/>
              </w:rPr>
            </w:pPr>
            <w:del w:id="1438" w:author="L’auteur" w:date="2026-04-24T09:20:00Z">
              <w:r>
                <w:rPr>
                  <w:rFonts w:ascii="Calibri" w:hAnsi="Calibri"/>
                  <w:sz w:val="20"/>
                </w:rPr>
                <w:delText>67.5</w:delText>
              </w:r>
            </w:del>
          </w:p>
        </w:tc>
        <w:tc>
          <w:tcPr>
            <w:tcW w:w="0" w:type="auto"/>
            <w:tcBorders>
              <w:top w:val="single" w:sz="0" w:space="0" w:color="D3D3D3"/>
              <w:left w:val="single" w:sz="0" w:space="0" w:color="D3D3D3"/>
              <w:bottom w:val="single" w:sz="0" w:space="0" w:color="D3D3D3"/>
              <w:right w:val="single" w:sz="0" w:space="0" w:color="D3D3D3"/>
            </w:tcBorders>
          </w:tcPr>
          <w:p w14:paraId="16D813DF" w14:textId="77777777" w:rsidR="00B50B46" w:rsidRDefault="00000000">
            <w:pPr>
              <w:keepNext/>
              <w:spacing w:after="60"/>
              <w:jc w:val="center"/>
              <w:rPr>
                <w:del w:id="1439" w:author="L’auteur" w:date="2026-04-24T09:20:00Z"/>
              </w:rPr>
            </w:pPr>
            <w:del w:id="1440" w:author="L’auteur" w:date="2026-04-24T09:20:00Z">
              <w:r>
                <w:rPr>
                  <w:rFonts w:ascii="Calibri" w:hAnsi="Calibri"/>
                  <w:sz w:val="20"/>
                </w:rPr>
                <w:delText>76.3</w:delText>
              </w:r>
            </w:del>
          </w:p>
        </w:tc>
        <w:tc>
          <w:tcPr>
            <w:tcW w:w="0" w:type="auto"/>
            <w:tcBorders>
              <w:top w:val="single" w:sz="0" w:space="0" w:color="D3D3D3"/>
              <w:left w:val="single" w:sz="0" w:space="0" w:color="D3D3D3"/>
              <w:bottom w:val="single" w:sz="0" w:space="0" w:color="D3D3D3"/>
              <w:right w:val="single" w:sz="0" w:space="0" w:color="D3D3D3"/>
            </w:tcBorders>
          </w:tcPr>
          <w:p w14:paraId="7A7F1B10" w14:textId="77777777" w:rsidR="00B50B46" w:rsidRDefault="00000000">
            <w:pPr>
              <w:keepNext/>
              <w:spacing w:after="60"/>
              <w:jc w:val="center"/>
              <w:rPr>
                <w:del w:id="1441" w:author="L’auteur" w:date="2026-04-24T09:20:00Z"/>
              </w:rPr>
            </w:pPr>
            <w:del w:id="1442" w:author="L’auteur" w:date="2026-04-24T09:20:00Z">
              <w:r>
                <w:rPr>
                  <w:rFonts w:ascii="Calibri" w:hAnsi="Calibri"/>
                  <w:sz w:val="20"/>
                </w:rPr>
                <w:delText>8.2</w:delText>
              </w:r>
            </w:del>
          </w:p>
        </w:tc>
        <w:tc>
          <w:tcPr>
            <w:tcW w:w="0" w:type="auto"/>
            <w:tcBorders>
              <w:top w:val="single" w:sz="0" w:space="0" w:color="D3D3D3"/>
              <w:left w:val="single" w:sz="0" w:space="0" w:color="D3D3D3"/>
              <w:bottom w:val="single" w:sz="0" w:space="0" w:color="D3D3D3"/>
              <w:right w:val="single" w:sz="0" w:space="0" w:color="D3D3D3"/>
            </w:tcBorders>
          </w:tcPr>
          <w:p w14:paraId="793E38D5" w14:textId="77777777" w:rsidR="00B50B46" w:rsidRDefault="00000000">
            <w:pPr>
              <w:keepNext/>
              <w:spacing w:after="60"/>
              <w:jc w:val="center"/>
              <w:rPr>
                <w:del w:id="1443" w:author="L’auteur" w:date="2026-04-24T09:20:00Z"/>
              </w:rPr>
            </w:pPr>
            <w:del w:id="1444" w:author="L’auteur" w:date="2026-04-24T09:20:00Z">
              <w:r>
                <w:rPr>
                  <w:rFonts w:ascii="Calibri" w:hAnsi="Calibri"/>
                  <w:sz w:val="20"/>
                </w:rPr>
                <w:delText>9.2</w:delText>
              </w:r>
            </w:del>
          </w:p>
        </w:tc>
        <w:tc>
          <w:tcPr>
            <w:tcW w:w="0" w:type="auto"/>
            <w:tcBorders>
              <w:top w:val="single" w:sz="0" w:space="0" w:color="D3D3D3"/>
              <w:left w:val="single" w:sz="0" w:space="0" w:color="D3D3D3"/>
              <w:bottom w:val="single" w:sz="0" w:space="0" w:color="D3D3D3"/>
              <w:right w:val="single" w:sz="0" w:space="0" w:color="D3D3D3"/>
            </w:tcBorders>
          </w:tcPr>
          <w:p w14:paraId="631745AD" w14:textId="77777777" w:rsidR="00B50B46" w:rsidRDefault="00000000">
            <w:pPr>
              <w:keepNext/>
              <w:spacing w:after="60"/>
              <w:jc w:val="center"/>
              <w:rPr>
                <w:del w:id="1445" w:author="L’auteur" w:date="2026-04-24T09:20:00Z"/>
              </w:rPr>
            </w:pPr>
            <w:del w:id="1446" w:author="L’auteur" w:date="2026-04-24T09:20:00Z">
              <w:r>
                <w:rPr>
                  <w:rFonts w:ascii="Calibri" w:hAnsi="Calibri"/>
                  <w:sz w:val="20"/>
                </w:rPr>
                <w:delText>65.5</w:delText>
              </w:r>
            </w:del>
          </w:p>
        </w:tc>
        <w:tc>
          <w:tcPr>
            <w:tcW w:w="0" w:type="auto"/>
            <w:tcBorders>
              <w:top w:val="single" w:sz="0" w:space="0" w:color="D3D3D3"/>
              <w:left w:val="single" w:sz="0" w:space="0" w:color="D3D3D3"/>
              <w:bottom w:val="single" w:sz="0" w:space="0" w:color="D3D3D3"/>
              <w:right w:val="single" w:sz="0" w:space="0" w:color="D3D3D3"/>
            </w:tcBorders>
          </w:tcPr>
          <w:p w14:paraId="0ED8F942" w14:textId="77777777" w:rsidR="00B50B46" w:rsidRDefault="00000000">
            <w:pPr>
              <w:keepNext/>
              <w:spacing w:after="60"/>
              <w:jc w:val="center"/>
              <w:rPr>
                <w:del w:id="1447" w:author="L’auteur" w:date="2026-04-24T09:20:00Z"/>
              </w:rPr>
            </w:pPr>
            <w:del w:id="1448" w:author="L’auteur" w:date="2026-04-24T09:20:00Z">
              <w:r>
                <w:rPr>
                  <w:rFonts w:ascii="Calibri" w:hAnsi="Calibri"/>
                  <w:sz w:val="20"/>
                </w:rPr>
                <w:delText>74.1</w:delText>
              </w:r>
            </w:del>
          </w:p>
        </w:tc>
      </w:tr>
      <w:tr w:rsidR="00B50B46" w14:paraId="54EEF16C" w14:textId="77777777">
        <w:trPr>
          <w:cantSplit/>
          <w:jc w:val="center"/>
          <w:del w:id="144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CDC2513" w14:textId="77777777" w:rsidR="00B50B46" w:rsidRDefault="00000000">
            <w:pPr>
              <w:keepNext/>
              <w:spacing w:after="60"/>
              <w:jc w:val="center"/>
              <w:rPr>
                <w:del w:id="1450" w:author="L’auteur" w:date="2026-04-24T09:20:00Z"/>
              </w:rPr>
            </w:pPr>
            <w:del w:id="1451" w:author="L’auteur" w:date="2026-04-24T09:20:00Z">
              <w:r>
                <w:rPr>
                  <w:rFonts w:ascii="Calibri" w:hAnsi="Calibri"/>
                  <w:sz w:val="20"/>
                </w:rPr>
                <w:delText>India</w:delText>
              </w:r>
            </w:del>
          </w:p>
        </w:tc>
        <w:tc>
          <w:tcPr>
            <w:tcW w:w="0" w:type="auto"/>
            <w:tcBorders>
              <w:top w:val="single" w:sz="0" w:space="0" w:color="D3D3D3"/>
              <w:left w:val="single" w:sz="0" w:space="0" w:color="D3D3D3"/>
              <w:bottom w:val="single" w:sz="0" w:space="0" w:color="D3D3D3"/>
              <w:right w:val="single" w:sz="0" w:space="0" w:color="D3D3D3"/>
            </w:tcBorders>
          </w:tcPr>
          <w:p w14:paraId="54874CE0" w14:textId="77777777" w:rsidR="00B50B46" w:rsidRDefault="00000000">
            <w:pPr>
              <w:keepNext/>
              <w:spacing w:after="60"/>
              <w:jc w:val="center"/>
              <w:rPr>
                <w:del w:id="1452" w:author="L’auteur" w:date="2026-04-24T09:20:00Z"/>
              </w:rPr>
            </w:pPr>
            <w:del w:id="1453"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659D1AB2" w14:textId="77777777" w:rsidR="00B50B46" w:rsidRDefault="00000000">
            <w:pPr>
              <w:keepNext/>
              <w:spacing w:after="60"/>
              <w:jc w:val="center"/>
              <w:rPr>
                <w:del w:id="1454" w:author="L’auteur" w:date="2026-04-24T09:20:00Z"/>
              </w:rPr>
            </w:pPr>
            <w:del w:id="1455"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5715F907" w14:textId="77777777" w:rsidR="00B50B46" w:rsidRDefault="00000000">
            <w:pPr>
              <w:keepNext/>
              <w:spacing w:after="60"/>
              <w:jc w:val="center"/>
              <w:rPr>
                <w:del w:id="1456" w:author="L’auteur" w:date="2026-04-24T09:20:00Z"/>
              </w:rPr>
            </w:pPr>
            <w:del w:id="1457"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00FF5DA2" w14:textId="77777777" w:rsidR="00B50B46" w:rsidRDefault="00000000">
            <w:pPr>
              <w:keepNext/>
              <w:spacing w:after="60"/>
              <w:jc w:val="center"/>
              <w:rPr>
                <w:del w:id="1458" w:author="L’auteur" w:date="2026-04-24T09:20:00Z"/>
              </w:rPr>
            </w:pPr>
            <w:del w:id="1459" w:author="L’auteur" w:date="2026-04-24T09:20: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5FB7CC64" w14:textId="77777777" w:rsidR="00B50B46" w:rsidRDefault="00000000">
            <w:pPr>
              <w:keepNext/>
              <w:spacing w:after="60"/>
              <w:jc w:val="center"/>
              <w:rPr>
                <w:del w:id="1460" w:author="L’auteur" w:date="2026-04-24T09:20:00Z"/>
              </w:rPr>
            </w:pPr>
            <w:del w:id="146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9290F8B" w14:textId="77777777" w:rsidR="00B50B46" w:rsidRDefault="00000000">
            <w:pPr>
              <w:keepNext/>
              <w:spacing w:after="60"/>
              <w:jc w:val="center"/>
              <w:rPr>
                <w:del w:id="1462" w:author="L’auteur" w:date="2026-04-24T09:20:00Z"/>
              </w:rPr>
            </w:pPr>
            <w:del w:id="146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7460610" w14:textId="77777777" w:rsidR="00B50B46" w:rsidRDefault="00000000">
            <w:pPr>
              <w:keepNext/>
              <w:spacing w:after="60"/>
              <w:jc w:val="center"/>
              <w:rPr>
                <w:del w:id="1464" w:author="L’auteur" w:date="2026-04-24T09:20:00Z"/>
              </w:rPr>
            </w:pPr>
            <w:del w:id="1465"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446360FD" w14:textId="77777777" w:rsidR="00B50B46" w:rsidRDefault="00000000">
            <w:pPr>
              <w:keepNext/>
              <w:spacing w:after="60"/>
              <w:jc w:val="center"/>
              <w:rPr>
                <w:del w:id="1466" w:author="L’auteur" w:date="2026-04-24T09:20:00Z"/>
              </w:rPr>
            </w:pPr>
            <w:del w:id="1467"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338CA732" w14:textId="77777777" w:rsidR="00B50B46" w:rsidRDefault="00000000">
            <w:pPr>
              <w:keepNext/>
              <w:spacing w:after="60"/>
              <w:jc w:val="center"/>
              <w:rPr>
                <w:del w:id="1468" w:author="L’auteur" w:date="2026-04-24T09:20:00Z"/>
              </w:rPr>
            </w:pPr>
            <w:del w:id="1469"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5F70879" w14:textId="77777777" w:rsidR="00B50B46" w:rsidRDefault="00000000">
            <w:pPr>
              <w:keepNext/>
              <w:spacing w:after="60"/>
              <w:jc w:val="center"/>
              <w:rPr>
                <w:del w:id="1470" w:author="L’auteur" w:date="2026-04-24T09:20:00Z"/>
              </w:rPr>
            </w:pPr>
            <w:del w:id="1471"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610CE598" w14:textId="77777777" w:rsidR="00B50B46" w:rsidRDefault="00000000">
            <w:pPr>
              <w:keepNext/>
              <w:spacing w:after="60"/>
              <w:jc w:val="center"/>
              <w:rPr>
                <w:del w:id="1472" w:author="L’auteur" w:date="2026-04-24T09:20:00Z"/>
              </w:rPr>
            </w:pPr>
            <w:del w:id="1473"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46D0D7AD" w14:textId="77777777" w:rsidR="00B50B46" w:rsidRDefault="00000000">
            <w:pPr>
              <w:keepNext/>
              <w:spacing w:after="60"/>
              <w:jc w:val="center"/>
              <w:rPr>
                <w:del w:id="1474" w:author="L’auteur" w:date="2026-04-24T09:20:00Z"/>
              </w:rPr>
            </w:pPr>
            <w:del w:id="1475" w:author="L’auteur" w:date="2026-04-24T09:20:00Z">
              <w:r>
                <w:rPr>
                  <w:rFonts w:ascii="Calibri" w:hAnsi="Calibri"/>
                  <w:sz w:val="20"/>
                </w:rPr>
                <w:delText>1.1</w:delText>
              </w:r>
            </w:del>
          </w:p>
        </w:tc>
      </w:tr>
      <w:tr w:rsidR="00B50B46" w14:paraId="3A7BBFA9" w14:textId="77777777">
        <w:trPr>
          <w:cantSplit/>
          <w:jc w:val="center"/>
          <w:del w:id="147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DB09373" w14:textId="77777777" w:rsidR="00B50B46" w:rsidRDefault="00000000">
            <w:pPr>
              <w:keepNext/>
              <w:spacing w:after="60"/>
              <w:jc w:val="center"/>
              <w:rPr>
                <w:del w:id="1477" w:author="L’auteur" w:date="2026-04-24T09:20:00Z"/>
              </w:rPr>
            </w:pPr>
            <w:del w:id="1478" w:author="L’auteur" w:date="2026-04-24T09:20:00Z">
              <w:r>
                <w:rPr>
                  <w:rFonts w:ascii="Calibri" w:hAnsi="Calibri"/>
                  <w:sz w:val="20"/>
                </w:rPr>
                <w:delText>Indonesia</w:delText>
              </w:r>
            </w:del>
          </w:p>
        </w:tc>
        <w:tc>
          <w:tcPr>
            <w:tcW w:w="0" w:type="auto"/>
            <w:tcBorders>
              <w:top w:val="single" w:sz="0" w:space="0" w:color="D3D3D3"/>
              <w:left w:val="single" w:sz="0" w:space="0" w:color="D3D3D3"/>
              <w:bottom w:val="single" w:sz="0" w:space="0" w:color="D3D3D3"/>
              <w:right w:val="single" w:sz="0" w:space="0" w:color="D3D3D3"/>
            </w:tcBorders>
          </w:tcPr>
          <w:p w14:paraId="2A158D1A" w14:textId="77777777" w:rsidR="00B50B46" w:rsidRDefault="00000000">
            <w:pPr>
              <w:keepNext/>
              <w:spacing w:after="60"/>
              <w:jc w:val="center"/>
              <w:rPr>
                <w:del w:id="1479" w:author="L’auteur" w:date="2026-04-24T09:20:00Z"/>
              </w:rPr>
            </w:pPr>
            <w:del w:id="1480" w:author="L’auteur" w:date="2026-04-24T09:20:00Z">
              <w:r>
                <w:rPr>
                  <w:rFonts w:ascii="Calibri" w:hAnsi="Calibri"/>
                  <w:sz w:val="20"/>
                </w:rPr>
                <w:delText>11.5</w:delText>
              </w:r>
            </w:del>
          </w:p>
        </w:tc>
        <w:tc>
          <w:tcPr>
            <w:tcW w:w="0" w:type="auto"/>
            <w:tcBorders>
              <w:top w:val="single" w:sz="0" w:space="0" w:color="D3D3D3"/>
              <w:left w:val="single" w:sz="0" w:space="0" w:color="D3D3D3"/>
              <w:bottom w:val="single" w:sz="0" w:space="0" w:color="D3D3D3"/>
              <w:right w:val="single" w:sz="0" w:space="0" w:color="D3D3D3"/>
            </w:tcBorders>
          </w:tcPr>
          <w:p w14:paraId="17D2EEB2" w14:textId="77777777" w:rsidR="00B50B46" w:rsidRDefault="00000000">
            <w:pPr>
              <w:keepNext/>
              <w:spacing w:after="60"/>
              <w:jc w:val="center"/>
              <w:rPr>
                <w:del w:id="1481" w:author="L’auteur" w:date="2026-04-24T09:20:00Z"/>
              </w:rPr>
            </w:pPr>
            <w:del w:id="1482" w:author="L’auteur" w:date="2026-04-24T09:20: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121BEAC0" w14:textId="77777777" w:rsidR="00B50B46" w:rsidRDefault="00000000">
            <w:pPr>
              <w:keepNext/>
              <w:spacing w:after="60"/>
              <w:jc w:val="center"/>
              <w:rPr>
                <w:del w:id="1483" w:author="L’auteur" w:date="2026-04-24T09:20:00Z"/>
              </w:rPr>
            </w:pPr>
            <w:del w:id="1484" w:author="L’auteur" w:date="2026-04-24T09:20:00Z">
              <w:r>
                <w:rPr>
                  <w:rFonts w:ascii="Calibri" w:hAnsi="Calibri"/>
                  <w:sz w:val="20"/>
                </w:rPr>
                <w:delText>31.5</w:delText>
              </w:r>
            </w:del>
          </w:p>
        </w:tc>
        <w:tc>
          <w:tcPr>
            <w:tcW w:w="0" w:type="auto"/>
            <w:tcBorders>
              <w:top w:val="single" w:sz="0" w:space="0" w:color="D3D3D3"/>
              <w:left w:val="single" w:sz="0" w:space="0" w:color="D3D3D3"/>
              <w:bottom w:val="single" w:sz="0" w:space="0" w:color="D3D3D3"/>
              <w:right w:val="single" w:sz="0" w:space="0" w:color="D3D3D3"/>
            </w:tcBorders>
          </w:tcPr>
          <w:p w14:paraId="5409712F" w14:textId="77777777" w:rsidR="00B50B46" w:rsidRDefault="00000000">
            <w:pPr>
              <w:keepNext/>
              <w:spacing w:after="60"/>
              <w:jc w:val="center"/>
              <w:rPr>
                <w:del w:id="1485" w:author="L’auteur" w:date="2026-04-24T09:20:00Z"/>
              </w:rPr>
            </w:pPr>
            <w:del w:id="1486" w:author="L’auteur" w:date="2026-04-24T09:20:00Z">
              <w:r>
                <w:rPr>
                  <w:rFonts w:ascii="Calibri" w:hAnsi="Calibri"/>
                  <w:sz w:val="20"/>
                </w:rPr>
                <w:delText>33.9</w:delText>
              </w:r>
            </w:del>
          </w:p>
        </w:tc>
        <w:tc>
          <w:tcPr>
            <w:tcW w:w="0" w:type="auto"/>
            <w:tcBorders>
              <w:top w:val="single" w:sz="0" w:space="0" w:color="D3D3D3"/>
              <w:left w:val="single" w:sz="0" w:space="0" w:color="D3D3D3"/>
              <w:bottom w:val="single" w:sz="0" w:space="0" w:color="D3D3D3"/>
              <w:right w:val="single" w:sz="0" w:space="0" w:color="D3D3D3"/>
            </w:tcBorders>
          </w:tcPr>
          <w:p w14:paraId="09480313" w14:textId="77777777" w:rsidR="00B50B46" w:rsidRDefault="00000000">
            <w:pPr>
              <w:keepNext/>
              <w:spacing w:after="60"/>
              <w:jc w:val="center"/>
              <w:rPr>
                <w:del w:id="1487" w:author="L’auteur" w:date="2026-04-24T09:20:00Z"/>
              </w:rPr>
            </w:pPr>
            <w:del w:id="1488"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2AAAB211" w14:textId="77777777" w:rsidR="00B50B46" w:rsidRDefault="00000000">
            <w:pPr>
              <w:keepNext/>
              <w:spacing w:after="60"/>
              <w:jc w:val="center"/>
              <w:rPr>
                <w:del w:id="1489" w:author="L’auteur" w:date="2026-04-24T09:20:00Z"/>
              </w:rPr>
            </w:pPr>
            <w:del w:id="1490"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717DF88F" w14:textId="77777777" w:rsidR="00B50B46" w:rsidRDefault="00000000">
            <w:pPr>
              <w:keepNext/>
              <w:spacing w:after="60"/>
              <w:jc w:val="center"/>
              <w:rPr>
                <w:del w:id="1491" w:author="L’auteur" w:date="2026-04-24T09:20:00Z"/>
              </w:rPr>
            </w:pPr>
            <w:del w:id="1492" w:author="L’auteur" w:date="2026-04-24T09:20:00Z">
              <w:r>
                <w:rPr>
                  <w:rFonts w:ascii="Calibri" w:hAnsi="Calibri"/>
                  <w:sz w:val="20"/>
                </w:rPr>
                <w:delText>32.1</w:delText>
              </w:r>
            </w:del>
          </w:p>
        </w:tc>
        <w:tc>
          <w:tcPr>
            <w:tcW w:w="0" w:type="auto"/>
            <w:tcBorders>
              <w:top w:val="single" w:sz="0" w:space="0" w:color="D3D3D3"/>
              <w:left w:val="single" w:sz="0" w:space="0" w:color="D3D3D3"/>
              <w:bottom w:val="single" w:sz="0" w:space="0" w:color="D3D3D3"/>
              <w:right w:val="single" w:sz="0" w:space="0" w:color="D3D3D3"/>
            </w:tcBorders>
          </w:tcPr>
          <w:p w14:paraId="08B5839C" w14:textId="77777777" w:rsidR="00B50B46" w:rsidRDefault="00000000">
            <w:pPr>
              <w:keepNext/>
              <w:spacing w:after="60"/>
              <w:jc w:val="center"/>
              <w:rPr>
                <w:del w:id="1493" w:author="L’auteur" w:date="2026-04-24T09:20:00Z"/>
              </w:rPr>
            </w:pPr>
            <w:del w:id="1494" w:author="L’auteur" w:date="2026-04-24T09:20:00Z">
              <w:r>
                <w:rPr>
                  <w:rFonts w:ascii="Calibri" w:hAnsi="Calibri"/>
                  <w:sz w:val="20"/>
                </w:rPr>
                <w:delText>34.6</w:delText>
              </w:r>
            </w:del>
          </w:p>
        </w:tc>
        <w:tc>
          <w:tcPr>
            <w:tcW w:w="0" w:type="auto"/>
            <w:tcBorders>
              <w:top w:val="single" w:sz="0" w:space="0" w:color="D3D3D3"/>
              <w:left w:val="single" w:sz="0" w:space="0" w:color="D3D3D3"/>
              <w:bottom w:val="single" w:sz="0" w:space="0" w:color="D3D3D3"/>
              <w:right w:val="single" w:sz="0" w:space="0" w:color="D3D3D3"/>
            </w:tcBorders>
          </w:tcPr>
          <w:p w14:paraId="36869C50" w14:textId="77777777" w:rsidR="00B50B46" w:rsidRDefault="00000000">
            <w:pPr>
              <w:keepNext/>
              <w:spacing w:after="60"/>
              <w:jc w:val="center"/>
              <w:rPr>
                <w:del w:id="1495" w:author="L’auteur" w:date="2026-04-24T09:20:00Z"/>
              </w:rPr>
            </w:pPr>
            <w:del w:id="1496"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65277C15" w14:textId="77777777" w:rsidR="00B50B46" w:rsidRDefault="00000000">
            <w:pPr>
              <w:keepNext/>
              <w:spacing w:after="60"/>
              <w:jc w:val="center"/>
              <w:rPr>
                <w:del w:id="1497" w:author="L’auteur" w:date="2026-04-24T09:20:00Z"/>
              </w:rPr>
            </w:pPr>
            <w:del w:id="1498" w:author="L’auteur" w:date="2026-04-24T09:20: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36D0155C" w14:textId="77777777" w:rsidR="00B50B46" w:rsidRDefault="00000000">
            <w:pPr>
              <w:keepNext/>
              <w:spacing w:after="60"/>
              <w:jc w:val="center"/>
              <w:rPr>
                <w:del w:id="1499" w:author="L’auteur" w:date="2026-04-24T09:20:00Z"/>
              </w:rPr>
            </w:pPr>
            <w:del w:id="1500" w:author="L’auteur" w:date="2026-04-24T09:20:00Z">
              <w:r>
                <w:rPr>
                  <w:rFonts w:ascii="Calibri" w:hAnsi="Calibri"/>
                  <w:sz w:val="20"/>
                </w:rPr>
                <w:delText>31.7</w:delText>
              </w:r>
            </w:del>
          </w:p>
        </w:tc>
        <w:tc>
          <w:tcPr>
            <w:tcW w:w="0" w:type="auto"/>
            <w:tcBorders>
              <w:top w:val="single" w:sz="0" w:space="0" w:color="D3D3D3"/>
              <w:left w:val="single" w:sz="0" w:space="0" w:color="D3D3D3"/>
              <w:bottom w:val="single" w:sz="0" w:space="0" w:color="D3D3D3"/>
              <w:right w:val="single" w:sz="0" w:space="0" w:color="D3D3D3"/>
            </w:tcBorders>
          </w:tcPr>
          <w:p w14:paraId="67D03B31" w14:textId="77777777" w:rsidR="00B50B46" w:rsidRDefault="00000000">
            <w:pPr>
              <w:keepNext/>
              <w:spacing w:after="60"/>
              <w:jc w:val="center"/>
              <w:rPr>
                <w:del w:id="1501" w:author="L’auteur" w:date="2026-04-24T09:20:00Z"/>
              </w:rPr>
            </w:pPr>
            <w:del w:id="1502" w:author="L’auteur" w:date="2026-04-24T09:20:00Z">
              <w:r>
                <w:rPr>
                  <w:rFonts w:ascii="Calibri" w:hAnsi="Calibri"/>
                  <w:sz w:val="20"/>
                </w:rPr>
                <w:delText>34.6</w:delText>
              </w:r>
            </w:del>
          </w:p>
        </w:tc>
      </w:tr>
      <w:tr w:rsidR="00B50B46" w14:paraId="007E7620" w14:textId="77777777">
        <w:trPr>
          <w:cantSplit/>
          <w:jc w:val="center"/>
          <w:del w:id="150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8748FB6" w14:textId="77777777" w:rsidR="00B50B46" w:rsidRDefault="00000000">
            <w:pPr>
              <w:keepNext/>
              <w:spacing w:after="60"/>
              <w:jc w:val="center"/>
              <w:rPr>
                <w:del w:id="1504" w:author="L’auteur" w:date="2026-04-24T09:20:00Z"/>
              </w:rPr>
            </w:pPr>
            <w:del w:id="1505" w:author="L’auteur" w:date="2026-04-24T09:20:00Z">
              <w:r>
                <w:rPr>
                  <w:rFonts w:ascii="Calibri" w:hAnsi="Calibri"/>
                  <w:sz w:val="20"/>
                </w:rPr>
                <w:delText>Kenya</w:delText>
              </w:r>
            </w:del>
          </w:p>
        </w:tc>
        <w:tc>
          <w:tcPr>
            <w:tcW w:w="0" w:type="auto"/>
            <w:tcBorders>
              <w:top w:val="single" w:sz="0" w:space="0" w:color="D3D3D3"/>
              <w:left w:val="single" w:sz="0" w:space="0" w:color="D3D3D3"/>
              <w:bottom w:val="single" w:sz="0" w:space="0" w:color="D3D3D3"/>
              <w:right w:val="single" w:sz="0" w:space="0" w:color="D3D3D3"/>
            </w:tcBorders>
          </w:tcPr>
          <w:p w14:paraId="6ABA005F" w14:textId="77777777" w:rsidR="00B50B46" w:rsidRDefault="00000000">
            <w:pPr>
              <w:keepNext/>
              <w:spacing w:after="60"/>
              <w:jc w:val="center"/>
              <w:rPr>
                <w:del w:id="1506" w:author="L’auteur" w:date="2026-04-24T09:20:00Z"/>
              </w:rPr>
            </w:pPr>
            <w:del w:id="1507" w:author="L’auteur" w:date="2026-04-24T09:20: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7CAD32BF" w14:textId="77777777" w:rsidR="00B50B46" w:rsidRDefault="00000000">
            <w:pPr>
              <w:keepNext/>
              <w:spacing w:after="60"/>
              <w:jc w:val="center"/>
              <w:rPr>
                <w:del w:id="1508" w:author="L’auteur" w:date="2026-04-24T09:20:00Z"/>
              </w:rPr>
            </w:pPr>
            <w:del w:id="1509" w:author="L’auteur" w:date="2026-04-24T09:20:00Z">
              <w:r>
                <w:rPr>
                  <w:rFonts w:ascii="Calibri" w:hAnsi="Calibri"/>
                  <w:sz w:val="20"/>
                </w:rPr>
                <w:delText>12.7</w:delText>
              </w:r>
            </w:del>
          </w:p>
        </w:tc>
        <w:tc>
          <w:tcPr>
            <w:tcW w:w="0" w:type="auto"/>
            <w:tcBorders>
              <w:top w:val="single" w:sz="0" w:space="0" w:color="D3D3D3"/>
              <w:left w:val="single" w:sz="0" w:space="0" w:color="D3D3D3"/>
              <w:bottom w:val="single" w:sz="0" w:space="0" w:color="D3D3D3"/>
              <w:right w:val="single" w:sz="0" w:space="0" w:color="D3D3D3"/>
            </w:tcBorders>
          </w:tcPr>
          <w:p w14:paraId="1B80BB5B" w14:textId="77777777" w:rsidR="00B50B46" w:rsidRDefault="00000000">
            <w:pPr>
              <w:keepNext/>
              <w:spacing w:after="60"/>
              <w:jc w:val="center"/>
              <w:rPr>
                <w:del w:id="1510" w:author="L’auteur" w:date="2026-04-24T09:20:00Z"/>
              </w:rPr>
            </w:pPr>
            <w:del w:id="1511" w:author="L’auteur" w:date="2026-04-24T09:20:00Z">
              <w:r>
                <w:rPr>
                  <w:rFonts w:ascii="Calibri" w:hAnsi="Calibri"/>
                  <w:sz w:val="20"/>
                </w:rPr>
                <w:delText>32.4</w:delText>
              </w:r>
            </w:del>
          </w:p>
        </w:tc>
        <w:tc>
          <w:tcPr>
            <w:tcW w:w="0" w:type="auto"/>
            <w:tcBorders>
              <w:top w:val="single" w:sz="0" w:space="0" w:color="D3D3D3"/>
              <w:left w:val="single" w:sz="0" w:space="0" w:color="D3D3D3"/>
              <w:bottom w:val="single" w:sz="0" w:space="0" w:color="D3D3D3"/>
              <w:right w:val="single" w:sz="0" w:space="0" w:color="D3D3D3"/>
            </w:tcBorders>
          </w:tcPr>
          <w:p w14:paraId="34A0502D" w14:textId="77777777" w:rsidR="00B50B46" w:rsidRDefault="00000000">
            <w:pPr>
              <w:keepNext/>
              <w:spacing w:after="60"/>
              <w:jc w:val="center"/>
              <w:rPr>
                <w:del w:id="1512" w:author="L’auteur" w:date="2026-04-24T09:20:00Z"/>
              </w:rPr>
            </w:pPr>
            <w:del w:id="1513" w:author="L’auteur" w:date="2026-04-24T09:20:00Z">
              <w:r>
                <w:rPr>
                  <w:rFonts w:ascii="Calibri" w:hAnsi="Calibri"/>
                  <w:sz w:val="20"/>
                </w:rPr>
                <w:delText>38.2</w:delText>
              </w:r>
            </w:del>
          </w:p>
        </w:tc>
        <w:tc>
          <w:tcPr>
            <w:tcW w:w="0" w:type="auto"/>
            <w:tcBorders>
              <w:top w:val="single" w:sz="0" w:space="0" w:color="D3D3D3"/>
              <w:left w:val="single" w:sz="0" w:space="0" w:color="D3D3D3"/>
              <w:bottom w:val="single" w:sz="0" w:space="0" w:color="D3D3D3"/>
              <w:right w:val="single" w:sz="0" w:space="0" w:color="D3D3D3"/>
            </w:tcBorders>
          </w:tcPr>
          <w:p w14:paraId="05309815" w14:textId="77777777" w:rsidR="00B50B46" w:rsidRDefault="00000000">
            <w:pPr>
              <w:keepNext/>
              <w:spacing w:after="60"/>
              <w:jc w:val="center"/>
              <w:rPr>
                <w:del w:id="1514" w:author="L’auteur" w:date="2026-04-24T09:20:00Z"/>
              </w:rPr>
            </w:pPr>
            <w:del w:id="1515" w:author="L’auteur" w:date="2026-04-24T09:20: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344706EA" w14:textId="77777777" w:rsidR="00B50B46" w:rsidRDefault="00000000">
            <w:pPr>
              <w:keepNext/>
              <w:spacing w:after="60"/>
              <w:jc w:val="center"/>
              <w:rPr>
                <w:del w:id="1516" w:author="L’auteur" w:date="2026-04-24T09:20:00Z"/>
              </w:rPr>
            </w:pPr>
            <w:del w:id="1517" w:author="L’auteur" w:date="2026-04-24T09:20:00Z">
              <w:r>
                <w:rPr>
                  <w:rFonts w:ascii="Calibri" w:hAnsi="Calibri"/>
                  <w:sz w:val="20"/>
                </w:rPr>
                <w:delText>2.7</w:delText>
              </w:r>
            </w:del>
          </w:p>
        </w:tc>
        <w:tc>
          <w:tcPr>
            <w:tcW w:w="0" w:type="auto"/>
            <w:tcBorders>
              <w:top w:val="single" w:sz="0" w:space="0" w:color="D3D3D3"/>
              <w:left w:val="single" w:sz="0" w:space="0" w:color="D3D3D3"/>
              <w:bottom w:val="single" w:sz="0" w:space="0" w:color="D3D3D3"/>
              <w:right w:val="single" w:sz="0" w:space="0" w:color="D3D3D3"/>
            </w:tcBorders>
          </w:tcPr>
          <w:p w14:paraId="23E11C12" w14:textId="77777777" w:rsidR="00B50B46" w:rsidRDefault="00000000">
            <w:pPr>
              <w:keepNext/>
              <w:spacing w:after="60"/>
              <w:jc w:val="center"/>
              <w:rPr>
                <w:del w:id="1518" w:author="L’auteur" w:date="2026-04-24T09:20:00Z"/>
              </w:rPr>
            </w:pPr>
            <w:del w:id="1519" w:author="L’auteur" w:date="2026-04-24T09:20:00Z">
              <w:r>
                <w:rPr>
                  <w:rFonts w:ascii="Calibri" w:hAnsi="Calibri"/>
                  <w:sz w:val="20"/>
                </w:rPr>
                <w:delText>57.0</w:delText>
              </w:r>
            </w:del>
          </w:p>
        </w:tc>
        <w:tc>
          <w:tcPr>
            <w:tcW w:w="0" w:type="auto"/>
            <w:tcBorders>
              <w:top w:val="single" w:sz="0" w:space="0" w:color="D3D3D3"/>
              <w:left w:val="single" w:sz="0" w:space="0" w:color="D3D3D3"/>
              <w:bottom w:val="single" w:sz="0" w:space="0" w:color="D3D3D3"/>
              <w:right w:val="single" w:sz="0" w:space="0" w:color="D3D3D3"/>
            </w:tcBorders>
          </w:tcPr>
          <w:p w14:paraId="0DFEA8F2" w14:textId="77777777" w:rsidR="00B50B46" w:rsidRDefault="00000000">
            <w:pPr>
              <w:keepNext/>
              <w:spacing w:after="60"/>
              <w:jc w:val="center"/>
              <w:rPr>
                <w:del w:id="1520" w:author="L’auteur" w:date="2026-04-24T09:20:00Z"/>
              </w:rPr>
            </w:pPr>
            <w:del w:id="1521" w:author="L’auteur" w:date="2026-04-24T09:20:00Z">
              <w:r>
                <w:rPr>
                  <w:rFonts w:ascii="Calibri" w:hAnsi="Calibri"/>
                  <w:sz w:val="20"/>
                </w:rPr>
                <w:delText>59.4</w:delText>
              </w:r>
            </w:del>
          </w:p>
        </w:tc>
        <w:tc>
          <w:tcPr>
            <w:tcW w:w="0" w:type="auto"/>
            <w:tcBorders>
              <w:top w:val="single" w:sz="0" w:space="0" w:color="D3D3D3"/>
              <w:left w:val="single" w:sz="0" w:space="0" w:color="D3D3D3"/>
              <w:bottom w:val="single" w:sz="0" w:space="0" w:color="D3D3D3"/>
              <w:right w:val="single" w:sz="0" w:space="0" w:color="D3D3D3"/>
            </w:tcBorders>
          </w:tcPr>
          <w:p w14:paraId="7DA40D8C" w14:textId="77777777" w:rsidR="00B50B46" w:rsidRDefault="00000000">
            <w:pPr>
              <w:keepNext/>
              <w:spacing w:after="60"/>
              <w:jc w:val="center"/>
              <w:rPr>
                <w:del w:id="1522" w:author="L’auteur" w:date="2026-04-24T09:20:00Z"/>
              </w:rPr>
            </w:pPr>
            <w:del w:id="1523" w:author="L’auteur" w:date="2026-04-24T09:20: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19A8B88F" w14:textId="77777777" w:rsidR="00B50B46" w:rsidRDefault="00000000">
            <w:pPr>
              <w:keepNext/>
              <w:spacing w:after="60"/>
              <w:jc w:val="center"/>
              <w:rPr>
                <w:del w:id="1524" w:author="L’auteur" w:date="2026-04-24T09:20:00Z"/>
              </w:rPr>
            </w:pPr>
            <w:del w:id="1525" w:author="L’auteur" w:date="2026-04-24T09:20:00Z">
              <w:r>
                <w:rPr>
                  <w:rFonts w:ascii="Calibri" w:hAnsi="Calibri"/>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78BD13CC" w14:textId="77777777" w:rsidR="00B50B46" w:rsidRDefault="00000000">
            <w:pPr>
              <w:keepNext/>
              <w:spacing w:after="60"/>
              <w:jc w:val="center"/>
              <w:rPr>
                <w:del w:id="1526" w:author="L’auteur" w:date="2026-04-24T09:20:00Z"/>
              </w:rPr>
            </w:pPr>
            <w:del w:id="1527" w:author="L’auteur" w:date="2026-04-24T09:20:00Z">
              <w:r>
                <w:rPr>
                  <w:rFonts w:ascii="Calibri" w:hAnsi="Calibri"/>
                  <w:sz w:val="20"/>
                </w:rPr>
                <w:delText>59.4</w:delText>
              </w:r>
            </w:del>
          </w:p>
        </w:tc>
        <w:tc>
          <w:tcPr>
            <w:tcW w:w="0" w:type="auto"/>
            <w:tcBorders>
              <w:top w:val="single" w:sz="0" w:space="0" w:color="D3D3D3"/>
              <w:left w:val="single" w:sz="0" w:space="0" w:color="D3D3D3"/>
              <w:bottom w:val="single" w:sz="0" w:space="0" w:color="D3D3D3"/>
              <w:right w:val="single" w:sz="0" w:space="0" w:color="D3D3D3"/>
            </w:tcBorders>
          </w:tcPr>
          <w:p w14:paraId="08AD6EC0" w14:textId="77777777" w:rsidR="00B50B46" w:rsidRDefault="00000000">
            <w:pPr>
              <w:keepNext/>
              <w:spacing w:after="60"/>
              <w:jc w:val="center"/>
              <w:rPr>
                <w:del w:id="1528" w:author="L’auteur" w:date="2026-04-24T09:20:00Z"/>
              </w:rPr>
            </w:pPr>
            <w:del w:id="1529" w:author="L’auteur" w:date="2026-04-24T09:20:00Z">
              <w:r>
                <w:rPr>
                  <w:rFonts w:ascii="Calibri" w:hAnsi="Calibri"/>
                  <w:sz w:val="20"/>
                </w:rPr>
                <w:delText>60.7</w:delText>
              </w:r>
            </w:del>
          </w:p>
        </w:tc>
      </w:tr>
      <w:tr w:rsidR="00B50B46" w14:paraId="2BFCF013" w14:textId="77777777">
        <w:trPr>
          <w:cantSplit/>
          <w:jc w:val="center"/>
          <w:del w:id="153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E8649D9" w14:textId="77777777" w:rsidR="00B50B46" w:rsidRDefault="00000000">
            <w:pPr>
              <w:keepNext/>
              <w:spacing w:after="60"/>
              <w:jc w:val="center"/>
              <w:rPr>
                <w:del w:id="1531" w:author="L’auteur" w:date="2026-04-24T09:20:00Z"/>
              </w:rPr>
            </w:pPr>
            <w:del w:id="1532" w:author="L’auteur" w:date="2026-04-24T09:20:00Z">
              <w:r>
                <w:rPr>
                  <w:rFonts w:ascii="Calibri" w:hAnsi="Calibri"/>
                  <w:sz w:val="20"/>
                </w:rPr>
                <w:delText>Kiribati</w:delText>
              </w:r>
            </w:del>
          </w:p>
        </w:tc>
        <w:tc>
          <w:tcPr>
            <w:tcW w:w="0" w:type="auto"/>
            <w:tcBorders>
              <w:top w:val="single" w:sz="0" w:space="0" w:color="D3D3D3"/>
              <w:left w:val="single" w:sz="0" w:space="0" w:color="D3D3D3"/>
              <w:bottom w:val="single" w:sz="0" w:space="0" w:color="D3D3D3"/>
              <w:right w:val="single" w:sz="0" w:space="0" w:color="D3D3D3"/>
            </w:tcBorders>
          </w:tcPr>
          <w:p w14:paraId="50CBC15B" w14:textId="77777777" w:rsidR="00B50B46" w:rsidRDefault="00000000">
            <w:pPr>
              <w:keepNext/>
              <w:spacing w:after="60"/>
              <w:jc w:val="center"/>
              <w:rPr>
                <w:del w:id="1533" w:author="L’auteur" w:date="2026-04-24T09:20:00Z"/>
              </w:rPr>
            </w:pPr>
            <w:del w:id="153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3C595E4" w14:textId="77777777" w:rsidR="00B50B46" w:rsidRDefault="00000000">
            <w:pPr>
              <w:keepNext/>
              <w:spacing w:after="60"/>
              <w:jc w:val="center"/>
              <w:rPr>
                <w:del w:id="1535" w:author="L’auteur" w:date="2026-04-24T09:20:00Z"/>
              </w:rPr>
            </w:pPr>
            <w:del w:id="1536" w:author="L’auteur" w:date="2026-04-24T09:20: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3E14151C" w14:textId="77777777" w:rsidR="00B50B46" w:rsidRDefault="00000000">
            <w:pPr>
              <w:keepNext/>
              <w:spacing w:after="60"/>
              <w:jc w:val="center"/>
              <w:rPr>
                <w:del w:id="1537" w:author="L’auteur" w:date="2026-04-24T09:20:00Z"/>
              </w:rPr>
            </w:pPr>
            <w:del w:id="153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37A9F60" w14:textId="77777777" w:rsidR="00B50B46" w:rsidRDefault="00000000">
            <w:pPr>
              <w:keepNext/>
              <w:spacing w:after="60"/>
              <w:jc w:val="center"/>
              <w:rPr>
                <w:del w:id="1539" w:author="L’auteur" w:date="2026-04-24T09:20:00Z"/>
              </w:rPr>
            </w:pPr>
            <w:del w:id="1540" w:author="L’auteur" w:date="2026-04-24T09:20: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3240F54D" w14:textId="77777777" w:rsidR="00B50B46" w:rsidRDefault="00000000">
            <w:pPr>
              <w:keepNext/>
              <w:spacing w:after="60"/>
              <w:jc w:val="center"/>
              <w:rPr>
                <w:del w:id="1541" w:author="L’auteur" w:date="2026-04-24T09:20:00Z"/>
              </w:rPr>
            </w:pPr>
            <w:del w:id="154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10F5322" w14:textId="77777777" w:rsidR="00B50B46" w:rsidRDefault="00000000">
            <w:pPr>
              <w:keepNext/>
              <w:spacing w:after="60"/>
              <w:jc w:val="center"/>
              <w:rPr>
                <w:del w:id="1543" w:author="L’auteur" w:date="2026-04-24T09:20:00Z"/>
              </w:rPr>
            </w:pPr>
            <w:del w:id="154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3F4EFC1" w14:textId="77777777" w:rsidR="00B50B46" w:rsidRDefault="00000000">
            <w:pPr>
              <w:keepNext/>
              <w:spacing w:after="60"/>
              <w:jc w:val="center"/>
              <w:rPr>
                <w:del w:id="1545" w:author="L’auteur" w:date="2026-04-24T09:20:00Z"/>
              </w:rPr>
            </w:pPr>
            <w:del w:id="1546"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69EA5FE" w14:textId="77777777" w:rsidR="00B50B46" w:rsidRDefault="00000000">
            <w:pPr>
              <w:keepNext/>
              <w:spacing w:after="60"/>
              <w:jc w:val="center"/>
              <w:rPr>
                <w:del w:id="1547" w:author="L’auteur" w:date="2026-04-24T09:20:00Z"/>
              </w:rPr>
            </w:pPr>
            <w:del w:id="154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F52CF46" w14:textId="77777777" w:rsidR="00B50B46" w:rsidRDefault="00000000">
            <w:pPr>
              <w:keepNext/>
              <w:spacing w:after="60"/>
              <w:jc w:val="center"/>
              <w:rPr>
                <w:del w:id="1549" w:author="L’auteur" w:date="2026-04-24T09:20:00Z"/>
              </w:rPr>
            </w:pPr>
            <w:del w:id="155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6E68DA5" w14:textId="77777777" w:rsidR="00B50B46" w:rsidRDefault="00000000">
            <w:pPr>
              <w:keepNext/>
              <w:spacing w:after="60"/>
              <w:jc w:val="center"/>
              <w:rPr>
                <w:del w:id="1551" w:author="L’auteur" w:date="2026-04-24T09:20:00Z"/>
              </w:rPr>
            </w:pPr>
            <w:del w:id="155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5D4A4EC" w14:textId="77777777" w:rsidR="00B50B46" w:rsidRDefault="00000000">
            <w:pPr>
              <w:keepNext/>
              <w:spacing w:after="60"/>
              <w:jc w:val="center"/>
              <w:rPr>
                <w:del w:id="1553" w:author="L’auteur" w:date="2026-04-24T09:20:00Z"/>
              </w:rPr>
            </w:pPr>
            <w:del w:id="155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9C7AB21" w14:textId="77777777" w:rsidR="00B50B46" w:rsidRDefault="00000000">
            <w:pPr>
              <w:keepNext/>
              <w:spacing w:after="60"/>
              <w:jc w:val="center"/>
              <w:rPr>
                <w:del w:id="1555" w:author="L’auteur" w:date="2026-04-24T09:20:00Z"/>
              </w:rPr>
            </w:pPr>
            <w:del w:id="1556" w:author="L’auteur" w:date="2026-04-24T09:20:00Z">
              <w:r>
                <w:rPr>
                  <w:rFonts w:ascii="Calibri" w:hAnsi="Calibri"/>
                  <w:sz w:val="20"/>
                </w:rPr>
                <w:delText>0.0</w:delText>
              </w:r>
            </w:del>
          </w:p>
        </w:tc>
      </w:tr>
      <w:tr w:rsidR="00B50B46" w14:paraId="697A1E28" w14:textId="77777777">
        <w:trPr>
          <w:cantSplit/>
          <w:jc w:val="center"/>
          <w:del w:id="155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192CFA3" w14:textId="77777777" w:rsidR="00B50B46" w:rsidRDefault="00000000">
            <w:pPr>
              <w:keepNext/>
              <w:spacing w:after="60"/>
              <w:jc w:val="center"/>
              <w:rPr>
                <w:del w:id="1558" w:author="L’auteur" w:date="2026-04-24T09:20:00Z"/>
              </w:rPr>
            </w:pPr>
            <w:del w:id="1559" w:author="L’auteur" w:date="2026-04-24T09:20:00Z">
              <w:r>
                <w:rPr>
                  <w:rFonts w:ascii="Calibri" w:hAnsi="Calibri"/>
                  <w:sz w:val="20"/>
                </w:rPr>
                <w:delText>Korea, Dem. Rep.</w:delText>
              </w:r>
            </w:del>
          </w:p>
        </w:tc>
        <w:tc>
          <w:tcPr>
            <w:tcW w:w="0" w:type="auto"/>
            <w:tcBorders>
              <w:top w:val="single" w:sz="0" w:space="0" w:color="D3D3D3"/>
              <w:left w:val="single" w:sz="0" w:space="0" w:color="D3D3D3"/>
              <w:bottom w:val="single" w:sz="0" w:space="0" w:color="D3D3D3"/>
              <w:right w:val="single" w:sz="0" w:space="0" w:color="D3D3D3"/>
            </w:tcBorders>
          </w:tcPr>
          <w:p w14:paraId="183465AD" w14:textId="77777777" w:rsidR="00B50B46" w:rsidRDefault="00000000">
            <w:pPr>
              <w:keepNext/>
              <w:spacing w:after="60"/>
              <w:jc w:val="center"/>
              <w:rPr>
                <w:del w:id="1560" w:author="L’auteur" w:date="2026-04-24T09:20:00Z"/>
              </w:rPr>
            </w:pPr>
            <w:del w:id="156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D2D5FF0" w14:textId="77777777" w:rsidR="00B50B46" w:rsidRDefault="00000000">
            <w:pPr>
              <w:keepNext/>
              <w:spacing w:after="60"/>
              <w:jc w:val="center"/>
              <w:rPr>
                <w:del w:id="1562" w:author="L’auteur" w:date="2026-04-24T09:20:00Z"/>
              </w:rPr>
            </w:pPr>
            <w:del w:id="156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0C6359B" w14:textId="77777777" w:rsidR="00B50B46" w:rsidRDefault="00000000">
            <w:pPr>
              <w:keepNext/>
              <w:spacing w:after="60"/>
              <w:jc w:val="center"/>
              <w:rPr>
                <w:del w:id="1564" w:author="L’auteur" w:date="2026-04-24T09:20:00Z"/>
              </w:rPr>
            </w:pPr>
            <w:del w:id="1565"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F0356B9" w14:textId="77777777" w:rsidR="00B50B46" w:rsidRDefault="00000000">
            <w:pPr>
              <w:keepNext/>
              <w:spacing w:after="60"/>
              <w:jc w:val="center"/>
              <w:rPr>
                <w:del w:id="1566" w:author="L’auteur" w:date="2026-04-24T09:20:00Z"/>
              </w:rPr>
            </w:pPr>
            <w:del w:id="1567"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0E22C1C4" w14:textId="77777777" w:rsidR="00B50B46" w:rsidRDefault="00000000">
            <w:pPr>
              <w:keepNext/>
              <w:spacing w:after="60"/>
              <w:jc w:val="center"/>
              <w:rPr>
                <w:del w:id="1568" w:author="L’auteur" w:date="2026-04-24T09:20:00Z"/>
              </w:rPr>
            </w:pPr>
            <w:del w:id="1569"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6702569" w14:textId="77777777" w:rsidR="00B50B46" w:rsidRDefault="00000000">
            <w:pPr>
              <w:keepNext/>
              <w:spacing w:after="60"/>
              <w:jc w:val="center"/>
              <w:rPr>
                <w:del w:id="1570" w:author="L’auteur" w:date="2026-04-24T09:20:00Z"/>
              </w:rPr>
            </w:pPr>
            <w:del w:id="157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7582999" w14:textId="77777777" w:rsidR="00B50B46" w:rsidRDefault="00000000">
            <w:pPr>
              <w:keepNext/>
              <w:spacing w:after="60"/>
              <w:jc w:val="center"/>
              <w:rPr>
                <w:del w:id="1572" w:author="L’auteur" w:date="2026-04-24T09:20:00Z"/>
              </w:rPr>
            </w:pPr>
            <w:del w:id="157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C40C779" w14:textId="77777777" w:rsidR="00B50B46" w:rsidRDefault="00000000">
            <w:pPr>
              <w:keepNext/>
              <w:spacing w:after="60"/>
              <w:jc w:val="center"/>
              <w:rPr>
                <w:del w:id="1574" w:author="L’auteur" w:date="2026-04-24T09:20:00Z"/>
              </w:rPr>
            </w:pPr>
            <w:del w:id="1575"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2C312E39" w14:textId="77777777" w:rsidR="00B50B46" w:rsidRDefault="00000000">
            <w:pPr>
              <w:keepNext/>
              <w:spacing w:after="60"/>
              <w:jc w:val="center"/>
              <w:rPr>
                <w:del w:id="1576" w:author="L’auteur" w:date="2026-04-24T09:20:00Z"/>
              </w:rPr>
            </w:pPr>
            <w:del w:id="1577"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5C6FC32" w14:textId="77777777" w:rsidR="00B50B46" w:rsidRDefault="00000000">
            <w:pPr>
              <w:keepNext/>
              <w:spacing w:after="60"/>
              <w:jc w:val="center"/>
              <w:rPr>
                <w:del w:id="1578" w:author="L’auteur" w:date="2026-04-24T09:20:00Z"/>
              </w:rPr>
            </w:pPr>
            <w:del w:id="1579"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DC612E8" w14:textId="77777777" w:rsidR="00B50B46" w:rsidRDefault="00000000">
            <w:pPr>
              <w:keepNext/>
              <w:spacing w:after="60"/>
              <w:jc w:val="center"/>
              <w:rPr>
                <w:del w:id="1580" w:author="L’auteur" w:date="2026-04-24T09:20:00Z"/>
              </w:rPr>
            </w:pPr>
            <w:del w:id="158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2D03B26" w14:textId="77777777" w:rsidR="00B50B46" w:rsidRDefault="00000000">
            <w:pPr>
              <w:keepNext/>
              <w:spacing w:after="60"/>
              <w:jc w:val="center"/>
              <w:rPr>
                <w:del w:id="1582" w:author="L’auteur" w:date="2026-04-24T09:20:00Z"/>
              </w:rPr>
            </w:pPr>
            <w:del w:id="1583" w:author="L’auteur" w:date="2026-04-24T09:20:00Z">
              <w:r>
                <w:rPr>
                  <w:rFonts w:ascii="Calibri" w:hAnsi="Calibri"/>
                  <w:sz w:val="20"/>
                </w:rPr>
                <w:delText>0.4</w:delText>
              </w:r>
            </w:del>
          </w:p>
        </w:tc>
      </w:tr>
      <w:tr w:rsidR="00B50B46" w14:paraId="13A72F26" w14:textId="77777777">
        <w:trPr>
          <w:cantSplit/>
          <w:jc w:val="center"/>
          <w:del w:id="158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CE3E051" w14:textId="77777777" w:rsidR="00B50B46" w:rsidRDefault="00000000">
            <w:pPr>
              <w:keepNext/>
              <w:spacing w:after="60"/>
              <w:jc w:val="center"/>
              <w:rPr>
                <w:del w:id="1585" w:author="L’auteur" w:date="2026-04-24T09:20:00Z"/>
              </w:rPr>
            </w:pPr>
            <w:del w:id="1586" w:author="L’auteur" w:date="2026-04-24T09:20:00Z">
              <w:r>
                <w:rPr>
                  <w:rFonts w:ascii="Calibri" w:hAnsi="Calibri"/>
                  <w:sz w:val="20"/>
                </w:rPr>
                <w:delText>Kyrgyz Republic</w:delText>
              </w:r>
            </w:del>
          </w:p>
        </w:tc>
        <w:tc>
          <w:tcPr>
            <w:tcW w:w="0" w:type="auto"/>
            <w:tcBorders>
              <w:top w:val="single" w:sz="0" w:space="0" w:color="D3D3D3"/>
              <w:left w:val="single" w:sz="0" w:space="0" w:color="D3D3D3"/>
              <w:bottom w:val="single" w:sz="0" w:space="0" w:color="D3D3D3"/>
              <w:right w:val="single" w:sz="0" w:space="0" w:color="D3D3D3"/>
            </w:tcBorders>
          </w:tcPr>
          <w:p w14:paraId="1D21399A" w14:textId="77777777" w:rsidR="00B50B46" w:rsidRDefault="00000000">
            <w:pPr>
              <w:keepNext/>
              <w:spacing w:after="60"/>
              <w:jc w:val="center"/>
              <w:rPr>
                <w:del w:id="1587" w:author="L’auteur" w:date="2026-04-24T09:20:00Z"/>
              </w:rPr>
            </w:pPr>
            <w:del w:id="1588" w:author="L’auteur" w:date="2026-04-24T09:20:00Z">
              <w:r>
                <w:rPr>
                  <w:rFonts w:ascii="Calibri" w:hAnsi="Calibri"/>
                  <w:sz w:val="20"/>
                </w:rPr>
                <w:delText>6.4</w:delText>
              </w:r>
            </w:del>
          </w:p>
        </w:tc>
        <w:tc>
          <w:tcPr>
            <w:tcW w:w="0" w:type="auto"/>
            <w:tcBorders>
              <w:top w:val="single" w:sz="0" w:space="0" w:color="D3D3D3"/>
              <w:left w:val="single" w:sz="0" w:space="0" w:color="D3D3D3"/>
              <w:bottom w:val="single" w:sz="0" w:space="0" w:color="D3D3D3"/>
              <w:right w:val="single" w:sz="0" w:space="0" w:color="D3D3D3"/>
            </w:tcBorders>
          </w:tcPr>
          <w:p w14:paraId="1EAB88F0" w14:textId="77777777" w:rsidR="00B50B46" w:rsidRDefault="00000000">
            <w:pPr>
              <w:keepNext/>
              <w:spacing w:after="60"/>
              <w:jc w:val="center"/>
              <w:rPr>
                <w:del w:id="1589" w:author="L’auteur" w:date="2026-04-24T09:20:00Z"/>
              </w:rPr>
            </w:pPr>
            <w:del w:id="1590" w:author="L’auteur" w:date="2026-04-24T09:20:00Z">
              <w:r>
                <w:rPr>
                  <w:rFonts w:ascii="Calibri" w:hAnsi="Calibri"/>
                  <w:sz w:val="20"/>
                </w:rPr>
                <w:delText>6.7</w:delText>
              </w:r>
            </w:del>
          </w:p>
        </w:tc>
        <w:tc>
          <w:tcPr>
            <w:tcW w:w="0" w:type="auto"/>
            <w:tcBorders>
              <w:top w:val="single" w:sz="0" w:space="0" w:color="D3D3D3"/>
              <w:left w:val="single" w:sz="0" w:space="0" w:color="D3D3D3"/>
              <w:bottom w:val="single" w:sz="0" w:space="0" w:color="D3D3D3"/>
              <w:right w:val="single" w:sz="0" w:space="0" w:color="D3D3D3"/>
            </w:tcBorders>
          </w:tcPr>
          <w:p w14:paraId="35B1174F" w14:textId="77777777" w:rsidR="00B50B46" w:rsidRDefault="00000000">
            <w:pPr>
              <w:keepNext/>
              <w:spacing w:after="60"/>
              <w:jc w:val="center"/>
              <w:rPr>
                <w:del w:id="1591" w:author="L’auteur" w:date="2026-04-24T09:20:00Z"/>
              </w:rPr>
            </w:pPr>
            <w:del w:id="1592" w:author="L’auteur" w:date="2026-04-24T09:20:00Z">
              <w:r>
                <w:rPr>
                  <w:rFonts w:ascii="Calibri" w:hAnsi="Calibri"/>
                  <w:sz w:val="20"/>
                </w:rPr>
                <w:delText>21.6</w:delText>
              </w:r>
            </w:del>
          </w:p>
        </w:tc>
        <w:tc>
          <w:tcPr>
            <w:tcW w:w="0" w:type="auto"/>
            <w:tcBorders>
              <w:top w:val="single" w:sz="0" w:space="0" w:color="D3D3D3"/>
              <w:left w:val="single" w:sz="0" w:space="0" w:color="D3D3D3"/>
              <w:bottom w:val="single" w:sz="0" w:space="0" w:color="D3D3D3"/>
              <w:right w:val="single" w:sz="0" w:space="0" w:color="D3D3D3"/>
            </w:tcBorders>
          </w:tcPr>
          <w:p w14:paraId="65D80D69" w14:textId="77777777" w:rsidR="00B50B46" w:rsidRDefault="00000000">
            <w:pPr>
              <w:keepNext/>
              <w:spacing w:after="60"/>
              <w:jc w:val="center"/>
              <w:rPr>
                <w:del w:id="1593" w:author="L’auteur" w:date="2026-04-24T09:20:00Z"/>
              </w:rPr>
            </w:pPr>
            <w:del w:id="1594" w:author="L’auteur" w:date="2026-04-24T09:20:00Z">
              <w:r>
                <w:rPr>
                  <w:rFonts w:ascii="Calibri" w:hAnsi="Calibri"/>
                  <w:sz w:val="20"/>
                </w:rPr>
                <w:delText>23.3</w:delText>
              </w:r>
            </w:del>
          </w:p>
        </w:tc>
        <w:tc>
          <w:tcPr>
            <w:tcW w:w="0" w:type="auto"/>
            <w:tcBorders>
              <w:top w:val="single" w:sz="0" w:space="0" w:color="D3D3D3"/>
              <w:left w:val="single" w:sz="0" w:space="0" w:color="D3D3D3"/>
              <w:bottom w:val="single" w:sz="0" w:space="0" w:color="D3D3D3"/>
              <w:right w:val="single" w:sz="0" w:space="0" w:color="D3D3D3"/>
            </w:tcBorders>
          </w:tcPr>
          <w:p w14:paraId="2C875B93" w14:textId="77777777" w:rsidR="00B50B46" w:rsidRDefault="00000000">
            <w:pPr>
              <w:keepNext/>
              <w:spacing w:after="60"/>
              <w:jc w:val="center"/>
              <w:rPr>
                <w:del w:id="1595" w:author="L’auteur" w:date="2026-04-24T09:20:00Z"/>
              </w:rPr>
            </w:pPr>
            <w:del w:id="1596"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FD0D57E" w14:textId="77777777" w:rsidR="00B50B46" w:rsidRDefault="00000000">
            <w:pPr>
              <w:keepNext/>
              <w:spacing w:after="60"/>
              <w:jc w:val="center"/>
              <w:rPr>
                <w:del w:id="1597" w:author="L’auteur" w:date="2026-04-24T09:20:00Z"/>
              </w:rPr>
            </w:pPr>
            <w:del w:id="1598"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699B1A5D" w14:textId="77777777" w:rsidR="00B50B46" w:rsidRDefault="00000000">
            <w:pPr>
              <w:keepNext/>
              <w:spacing w:after="60"/>
              <w:jc w:val="center"/>
              <w:rPr>
                <w:del w:id="1599" w:author="L’auteur" w:date="2026-04-24T09:20:00Z"/>
              </w:rPr>
            </w:pPr>
            <w:del w:id="1600" w:author="L’auteur" w:date="2026-04-24T09:20: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7E4F4895" w14:textId="77777777" w:rsidR="00B50B46" w:rsidRDefault="00000000">
            <w:pPr>
              <w:keepNext/>
              <w:spacing w:after="60"/>
              <w:jc w:val="center"/>
              <w:rPr>
                <w:del w:id="1601" w:author="L’auteur" w:date="2026-04-24T09:20:00Z"/>
              </w:rPr>
            </w:pPr>
            <w:del w:id="1602" w:author="L’auteur" w:date="2026-04-24T09:20:00Z">
              <w:r>
                <w:rPr>
                  <w:rFonts w:ascii="Calibri" w:hAnsi="Calibri"/>
                  <w:sz w:val="20"/>
                </w:rPr>
                <w:delText>16.7</w:delText>
              </w:r>
            </w:del>
          </w:p>
        </w:tc>
        <w:tc>
          <w:tcPr>
            <w:tcW w:w="0" w:type="auto"/>
            <w:tcBorders>
              <w:top w:val="single" w:sz="0" w:space="0" w:color="D3D3D3"/>
              <w:left w:val="single" w:sz="0" w:space="0" w:color="D3D3D3"/>
              <w:bottom w:val="single" w:sz="0" w:space="0" w:color="D3D3D3"/>
              <w:right w:val="single" w:sz="0" w:space="0" w:color="D3D3D3"/>
            </w:tcBorders>
          </w:tcPr>
          <w:p w14:paraId="42A0846C" w14:textId="77777777" w:rsidR="00B50B46" w:rsidRDefault="00000000">
            <w:pPr>
              <w:keepNext/>
              <w:spacing w:after="60"/>
              <w:jc w:val="center"/>
              <w:rPr>
                <w:del w:id="1603" w:author="L’auteur" w:date="2026-04-24T09:20:00Z"/>
              </w:rPr>
            </w:pPr>
            <w:del w:id="1604"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23050CA9" w14:textId="77777777" w:rsidR="00B50B46" w:rsidRDefault="00000000">
            <w:pPr>
              <w:keepNext/>
              <w:spacing w:after="60"/>
              <w:jc w:val="center"/>
              <w:rPr>
                <w:del w:id="1605" w:author="L’auteur" w:date="2026-04-24T09:20:00Z"/>
              </w:rPr>
            </w:pPr>
            <w:del w:id="1606"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13C378AD" w14:textId="77777777" w:rsidR="00B50B46" w:rsidRDefault="00000000">
            <w:pPr>
              <w:keepNext/>
              <w:spacing w:after="60"/>
              <w:jc w:val="center"/>
              <w:rPr>
                <w:del w:id="1607" w:author="L’auteur" w:date="2026-04-24T09:20:00Z"/>
              </w:rPr>
            </w:pPr>
            <w:del w:id="1608" w:author="L’auteur" w:date="2026-04-24T09:20:00Z">
              <w:r>
                <w:rPr>
                  <w:rFonts w:ascii="Calibri" w:hAnsi="Calibri"/>
                  <w:sz w:val="20"/>
                </w:rPr>
                <w:delText>15.1</w:delText>
              </w:r>
            </w:del>
          </w:p>
        </w:tc>
        <w:tc>
          <w:tcPr>
            <w:tcW w:w="0" w:type="auto"/>
            <w:tcBorders>
              <w:top w:val="single" w:sz="0" w:space="0" w:color="D3D3D3"/>
              <w:left w:val="single" w:sz="0" w:space="0" w:color="D3D3D3"/>
              <w:bottom w:val="single" w:sz="0" w:space="0" w:color="D3D3D3"/>
              <w:right w:val="single" w:sz="0" w:space="0" w:color="D3D3D3"/>
            </w:tcBorders>
          </w:tcPr>
          <w:p w14:paraId="4CF9510D" w14:textId="77777777" w:rsidR="00B50B46" w:rsidRDefault="00000000">
            <w:pPr>
              <w:keepNext/>
              <w:spacing w:after="60"/>
              <w:jc w:val="center"/>
              <w:rPr>
                <w:del w:id="1609" w:author="L’auteur" w:date="2026-04-24T09:20:00Z"/>
              </w:rPr>
            </w:pPr>
            <w:del w:id="1610" w:author="L’auteur" w:date="2026-04-24T09:20:00Z">
              <w:r>
                <w:rPr>
                  <w:rFonts w:ascii="Calibri" w:hAnsi="Calibri"/>
                  <w:sz w:val="20"/>
                </w:rPr>
                <w:delText>14.7</w:delText>
              </w:r>
            </w:del>
          </w:p>
        </w:tc>
      </w:tr>
      <w:tr w:rsidR="00B50B46" w14:paraId="03CE2688" w14:textId="77777777">
        <w:trPr>
          <w:cantSplit/>
          <w:jc w:val="center"/>
          <w:del w:id="161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FC88CF7" w14:textId="77777777" w:rsidR="00B50B46" w:rsidRDefault="00000000">
            <w:pPr>
              <w:keepNext/>
              <w:spacing w:after="60"/>
              <w:jc w:val="center"/>
              <w:rPr>
                <w:del w:id="1612" w:author="L’auteur" w:date="2026-04-24T09:20:00Z"/>
              </w:rPr>
            </w:pPr>
            <w:del w:id="1613" w:author="L’auteur" w:date="2026-04-24T09:20:00Z">
              <w:r>
                <w:rPr>
                  <w:rFonts w:ascii="Calibri" w:hAnsi="Calibri"/>
                  <w:sz w:val="20"/>
                </w:rPr>
                <w:delText>Lao PDR</w:delText>
              </w:r>
            </w:del>
          </w:p>
        </w:tc>
        <w:tc>
          <w:tcPr>
            <w:tcW w:w="0" w:type="auto"/>
            <w:tcBorders>
              <w:top w:val="single" w:sz="0" w:space="0" w:color="D3D3D3"/>
              <w:left w:val="single" w:sz="0" w:space="0" w:color="D3D3D3"/>
              <w:bottom w:val="single" w:sz="0" w:space="0" w:color="D3D3D3"/>
              <w:right w:val="single" w:sz="0" w:space="0" w:color="D3D3D3"/>
            </w:tcBorders>
          </w:tcPr>
          <w:p w14:paraId="1BD49023" w14:textId="77777777" w:rsidR="00B50B46" w:rsidRDefault="00000000">
            <w:pPr>
              <w:keepNext/>
              <w:spacing w:after="60"/>
              <w:jc w:val="center"/>
              <w:rPr>
                <w:del w:id="1614" w:author="L’auteur" w:date="2026-04-24T09:20:00Z"/>
              </w:rPr>
            </w:pPr>
            <w:del w:id="1615" w:author="L’auteur" w:date="2026-04-24T09:20:00Z">
              <w:r>
                <w:rPr>
                  <w:rFonts w:ascii="Calibri" w:hAnsi="Calibri"/>
                  <w:sz w:val="20"/>
                </w:rPr>
                <w:delText>8.9</w:delText>
              </w:r>
            </w:del>
          </w:p>
        </w:tc>
        <w:tc>
          <w:tcPr>
            <w:tcW w:w="0" w:type="auto"/>
            <w:tcBorders>
              <w:top w:val="single" w:sz="0" w:space="0" w:color="D3D3D3"/>
              <w:left w:val="single" w:sz="0" w:space="0" w:color="D3D3D3"/>
              <w:bottom w:val="single" w:sz="0" w:space="0" w:color="D3D3D3"/>
              <w:right w:val="single" w:sz="0" w:space="0" w:color="D3D3D3"/>
            </w:tcBorders>
          </w:tcPr>
          <w:p w14:paraId="44AA4F3A" w14:textId="77777777" w:rsidR="00B50B46" w:rsidRDefault="00000000">
            <w:pPr>
              <w:keepNext/>
              <w:spacing w:after="60"/>
              <w:jc w:val="center"/>
              <w:rPr>
                <w:del w:id="1616" w:author="L’auteur" w:date="2026-04-24T09:20:00Z"/>
              </w:rPr>
            </w:pPr>
            <w:del w:id="1617" w:author="L’auteur" w:date="2026-04-24T09:20:00Z">
              <w:r>
                <w:rPr>
                  <w:rFonts w:ascii="Calibri" w:hAnsi="Calibri"/>
                  <w:sz w:val="20"/>
                </w:rPr>
                <w:delText>15.9</w:delText>
              </w:r>
            </w:del>
          </w:p>
        </w:tc>
        <w:tc>
          <w:tcPr>
            <w:tcW w:w="0" w:type="auto"/>
            <w:tcBorders>
              <w:top w:val="single" w:sz="0" w:space="0" w:color="D3D3D3"/>
              <w:left w:val="single" w:sz="0" w:space="0" w:color="D3D3D3"/>
              <w:bottom w:val="single" w:sz="0" w:space="0" w:color="D3D3D3"/>
              <w:right w:val="single" w:sz="0" w:space="0" w:color="D3D3D3"/>
            </w:tcBorders>
          </w:tcPr>
          <w:p w14:paraId="54AE4CF8" w14:textId="77777777" w:rsidR="00B50B46" w:rsidRDefault="00000000">
            <w:pPr>
              <w:keepNext/>
              <w:spacing w:after="60"/>
              <w:jc w:val="center"/>
              <w:rPr>
                <w:del w:id="1618" w:author="L’auteur" w:date="2026-04-24T09:20:00Z"/>
              </w:rPr>
            </w:pPr>
            <w:del w:id="1619" w:author="L’auteur" w:date="2026-04-24T09:20:00Z">
              <w:r>
                <w:rPr>
                  <w:rFonts w:ascii="Calibri" w:hAnsi="Calibri"/>
                  <w:sz w:val="20"/>
                </w:rPr>
                <w:delText>23.1</w:delText>
              </w:r>
            </w:del>
          </w:p>
        </w:tc>
        <w:tc>
          <w:tcPr>
            <w:tcW w:w="0" w:type="auto"/>
            <w:tcBorders>
              <w:top w:val="single" w:sz="0" w:space="0" w:color="D3D3D3"/>
              <w:left w:val="single" w:sz="0" w:space="0" w:color="D3D3D3"/>
              <w:bottom w:val="single" w:sz="0" w:space="0" w:color="D3D3D3"/>
              <w:right w:val="single" w:sz="0" w:space="0" w:color="D3D3D3"/>
            </w:tcBorders>
          </w:tcPr>
          <w:p w14:paraId="3DCBAB53" w14:textId="77777777" w:rsidR="00B50B46" w:rsidRDefault="00000000">
            <w:pPr>
              <w:keepNext/>
              <w:spacing w:after="60"/>
              <w:jc w:val="center"/>
              <w:rPr>
                <w:del w:id="1620" w:author="L’auteur" w:date="2026-04-24T09:20:00Z"/>
              </w:rPr>
            </w:pPr>
            <w:del w:id="1621" w:author="L’auteur" w:date="2026-04-24T09:20:00Z">
              <w:r>
                <w:rPr>
                  <w:rFonts w:ascii="Calibri" w:hAnsi="Calibri"/>
                  <w:sz w:val="20"/>
                </w:rPr>
                <w:delText>40.0</w:delText>
              </w:r>
            </w:del>
          </w:p>
        </w:tc>
        <w:tc>
          <w:tcPr>
            <w:tcW w:w="0" w:type="auto"/>
            <w:tcBorders>
              <w:top w:val="single" w:sz="0" w:space="0" w:color="D3D3D3"/>
              <w:left w:val="single" w:sz="0" w:space="0" w:color="D3D3D3"/>
              <w:bottom w:val="single" w:sz="0" w:space="0" w:color="D3D3D3"/>
              <w:right w:val="single" w:sz="0" w:space="0" w:color="D3D3D3"/>
            </w:tcBorders>
          </w:tcPr>
          <w:p w14:paraId="497851D7" w14:textId="77777777" w:rsidR="00B50B46" w:rsidRDefault="00000000">
            <w:pPr>
              <w:keepNext/>
              <w:spacing w:after="60"/>
              <w:jc w:val="center"/>
              <w:rPr>
                <w:del w:id="1622" w:author="L’auteur" w:date="2026-04-24T09:20:00Z"/>
              </w:rPr>
            </w:pPr>
            <w:del w:id="1623" w:author="L’auteur" w:date="2026-04-24T09:20: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27E871E9" w14:textId="77777777" w:rsidR="00B50B46" w:rsidRDefault="00000000">
            <w:pPr>
              <w:keepNext/>
              <w:spacing w:after="60"/>
              <w:jc w:val="center"/>
              <w:rPr>
                <w:del w:id="1624" w:author="L’auteur" w:date="2026-04-24T09:20:00Z"/>
              </w:rPr>
            </w:pPr>
            <w:del w:id="1625" w:author="L’auteur" w:date="2026-04-24T09:20: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1B66B217" w14:textId="77777777" w:rsidR="00B50B46" w:rsidRDefault="00000000">
            <w:pPr>
              <w:keepNext/>
              <w:spacing w:after="60"/>
              <w:jc w:val="center"/>
              <w:rPr>
                <w:del w:id="1626" w:author="L’auteur" w:date="2026-04-24T09:20:00Z"/>
              </w:rPr>
            </w:pPr>
            <w:del w:id="1627" w:author="L’auteur" w:date="2026-04-24T09:20:00Z">
              <w:r>
                <w:rPr>
                  <w:rFonts w:ascii="Calibri" w:hAnsi="Calibri"/>
                  <w:sz w:val="20"/>
                </w:rPr>
                <w:delText>19.2</w:delText>
              </w:r>
            </w:del>
          </w:p>
        </w:tc>
        <w:tc>
          <w:tcPr>
            <w:tcW w:w="0" w:type="auto"/>
            <w:tcBorders>
              <w:top w:val="single" w:sz="0" w:space="0" w:color="D3D3D3"/>
              <w:left w:val="single" w:sz="0" w:space="0" w:color="D3D3D3"/>
              <w:bottom w:val="single" w:sz="0" w:space="0" w:color="D3D3D3"/>
              <w:right w:val="single" w:sz="0" w:space="0" w:color="D3D3D3"/>
            </w:tcBorders>
          </w:tcPr>
          <w:p w14:paraId="4DCAE9E8" w14:textId="77777777" w:rsidR="00B50B46" w:rsidRDefault="00000000">
            <w:pPr>
              <w:keepNext/>
              <w:spacing w:after="60"/>
              <w:jc w:val="center"/>
              <w:rPr>
                <w:del w:id="1628" w:author="L’auteur" w:date="2026-04-24T09:20:00Z"/>
              </w:rPr>
            </w:pPr>
            <w:del w:id="1629" w:author="L’auteur" w:date="2026-04-24T09:20:00Z">
              <w:r>
                <w:rPr>
                  <w:rFonts w:ascii="Calibri" w:hAnsi="Calibri"/>
                  <w:sz w:val="20"/>
                </w:rPr>
                <w:delText>31.0</w:delText>
              </w:r>
            </w:del>
          </w:p>
        </w:tc>
        <w:tc>
          <w:tcPr>
            <w:tcW w:w="0" w:type="auto"/>
            <w:tcBorders>
              <w:top w:val="single" w:sz="0" w:space="0" w:color="D3D3D3"/>
              <w:left w:val="single" w:sz="0" w:space="0" w:color="D3D3D3"/>
              <w:bottom w:val="single" w:sz="0" w:space="0" w:color="D3D3D3"/>
              <w:right w:val="single" w:sz="0" w:space="0" w:color="D3D3D3"/>
            </w:tcBorders>
          </w:tcPr>
          <w:p w14:paraId="7C7C430B" w14:textId="77777777" w:rsidR="00B50B46" w:rsidRDefault="00000000">
            <w:pPr>
              <w:keepNext/>
              <w:spacing w:after="60"/>
              <w:jc w:val="center"/>
              <w:rPr>
                <w:del w:id="1630" w:author="L’auteur" w:date="2026-04-24T09:20:00Z"/>
              </w:rPr>
            </w:pPr>
            <w:del w:id="1631" w:author="L’auteur" w:date="2026-04-24T09:20:00Z">
              <w:r>
                <w:rPr>
                  <w:rFonts w:ascii="Calibri" w:hAnsi="Calibri"/>
                  <w:sz w:val="20"/>
                </w:rPr>
                <w:delText>1.9</w:delText>
              </w:r>
            </w:del>
          </w:p>
        </w:tc>
        <w:tc>
          <w:tcPr>
            <w:tcW w:w="0" w:type="auto"/>
            <w:tcBorders>
              <w:top w:val="single" w:sz="0" w:space="0" w:color="D3D3D3"/>
              <w:left w:val="single" w:sz="0" w:space="0" w:color="D3D3D3"/>
              <w:bottom w:val="single" w:sz="0" w:space="0" w:color="D3D3D3"/>
              <w:right w:val="single" w:sz="0" w:space="0" w:color="D3D3D3"/>
            </w:tcBorders>
          </w:tcPr>
          <w:p w14:paraId="4624EE10" w14:textId="77777777" w:rsidR="00B50B46" w:rsidRDefault="00000000">
            <w:pPr>
              <w:keepNext/>
              <w:spacing w:after="60"/>
              <w:jc w:val="center"/>
              <w:rPr>
                <w:del w:id="1632" w:author="L’auteur" w:date="2026-04-24T09:20:00Z"/>
              </w:rPr>
            </w:pPr>
            <w:del w:id="1633" w:author="L’auteur" w:date="2026-04-24T09:20: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11CDB967" w14:textId="77777777" w:rsidR="00B50B46" w:rsidRDefault="00000000">
            <w:pPr>
              <w:keepNext/>
              <w:spacing w:after="60"/>
              <w:jc w:val="center"/>
              <w:rPr>
                <w:del w:id="1634" w:author="L’auteur" w:date="2026-04-24T09:20:00Z"/>
              </w:rPr>
            </w:pPr>
            <w:del w:id="1635" w:author="L’auteur" w:date="2026-04-24T09:20:00Z">
              <w:r>
                <w:rPr>
                  <w:rFonts w:ascii="Calibri" w:hAnsi="Calibri"/>
                  <w:sz w:val="20"/>
                </w:rPr>
                <w:delText>18.7</w:delText>
              </w:r>
            </w:del>
          </w:p>
        </w:tc>
        <w:tc>
          <w:tcPr>
            <w:tcW w:w="0" w:type="auto"/>
            <w:tcBorders>
              <w:top w:val="single" w:sz="0" w:space="0" w:color="D3D3D3"/>
              <w:left w:val="single" w:sz="0" w:space="0" w:color="D3D3D3"/>
              <w:bottom w:val="single" w:sz="0" w:space="0" w:color="D3D3D3"/>
              <w:right w:val="single" w:sz="0" w:space="0" w:color="D3D3D3"/>
            </w:tcBorders>
          </w:tcPr>
          <w:p w14:paraId="1C4E52E0" w14:textId="77777777" w:rsidR="00B50B46" w:rsidRDefault="00000000">
            <w:pPr>
              <w:keepNext/>
              <w:spacing w:after="60"/>
              <w:jc w:val="center"/>
              <w:rPr>
                <w:del w:id="1636" w:author="L’auteur" w:date="2026-04-24T09:20:00Z"/>
              </w:rPr>
            </w:pPr>
            <w:del w:id="1637" w:author="L’auteur" w:date="2026-04-24T09:20:00Z">
              <w:r>
                <w:rPr>
                  <w:rFonts w:ascii="Calibri" w:hAnsi="Calibri"/>
                  <w:sz w:val="20"/>
                </w:rPr>
                <w:delText>28.6</w:delText>
              </w:r>
            </w:del>
          </w:p>
        </w:tc>
      </w:tr>
      <w:tr w:rsidR="00B50B46" w14:paraId="303E1D44" w14:textId="77777777">
        <w:trPr>
          <w:cantSplit/>
          <w:jc w:val="center"/>
          <w:del w:id="1638"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6A8EA01" w14:textId="77777777" w:rsidR="00B50B46" w:rsidRDefault="00000000">
            <w:pPr>
              <w:keepNext/>
              <w:spacing w:after="60"/>
              <w:jc w:val="center"/>
              <w:rPr>
                <w:del w:id="1639" w:author="L’auteur" w:date="2026-04-24T09:20:00Z"/>
              </w:rPr>
            </w:pPr>
            <w:del w:id="1640" w:author="L’auteur" w:date="2026-04-24T09:20:00Z">
              <w:r>
                <w:rPr>
                  <w:rFonts w:ascii="Calibri" w:hAnsi="Calibri"/>
                  <w:sz w:val="20"/>
                </w:rPr>
                <w:delText>Lesotho</w:delText>
              </w:r>
            </w:del>
          </w:p>
        </w:tc>
        <w:tc>
          <w:tcPr>
            <w:tcW w:w="0" w:type="auto"/>
            <w:tcBorders>
              <w:top w:val="single" w:sz="0" w:space="0" w:color="D3D3D3"/>
              <w:left w:val="single" w:sz="0" w:space="0" w:color="D3D3D3"/>
              <w:bottom w:val="single" w:sz="0" w:space="0" w:color="D3D3D3"/>
              <w:right w:val="single" w:sz="0" w:space="0" w:color="D3D3D3"/>
            </w:tcBorders>
          </w:tcPr>
          <w:p w14:paraId="6925DD7C" w14:textId="77777777" w:rsidR="00B50B46" w:rsidRDefault="00000000">
            <w:pPr>
              <w:keepNext/>
              <w:spacing w:after="60"/>
              <w:jc w:val="center"/>
              <w:rPr>
                <w:del w:id="1641" w:author="L’auteur" w:date="2026-04-24T09:20:00Z"/>
              </w:rPr>
            </w:pPr>
            <w:del w:id="1642" w:author="L’auteur" w:date="2026-04-24T09:20: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6CAED5EE" w14:textId="77777777" w:rsidR="00B50B46" w:rsidRDefault="00000000">
            <w:pPr>
              <w:keepNext/>
              <w:spacing w:after="60"/>
              <w:jc w:val="center"/>
              <w:rPr>
                <w:del w:id="1643" w:author="L’auteur" w:date="2026-04-24T09:20:00Z"/>
              </w:rPr>
            </w:pPr>
            <w:del w:id="1644" w:author="L’auteur" w:date="2026-04-24T09:20:00Z">
              <w:r>
                <w:rPr>
                  <w:rFonts w:ascii="Calibri" w:hAnsi="Calibri"/>
                  <w:sz w:val="20"/>
                </w:rPr>
                <w:delText>23.5</w:delText>
              </w:r>
            </w:del>
          </w:p>
        </w:tc>
        <w:tc>
          <w:tcPr>
            <w:tcW w:w="0" w:type="auto"/>
            <w:tcBorders>
              <w:top w:val="single" w:sz="0" w:space="0" w:color="D3D3D3"/>
              <w:left w:val="single" w:sz="0" w:space="0" w:color="D3D3D3"/>
              <w:bottom w:val="single" w:sz="0" w:space="0" w:color="D3D3D3"/>
              <w:right w:val="single" w:sz="0" w:space="0" w:color="D3D3D3"/>
            </w:tcBorders>
          </w:tcPr>
          <w:p w14:paraId="0A51FD48" w14:textId="77777777" w:rsidR="00B50B46" w:rsidRDefault="00000000">
            <w:pPr>
              <w:keepNext/>
              <w:spacing w:after="60"/>
              <w:jc w:val="center"/>
              <w:rPr>
                <w:del w:id="1645" w:author="L’auteur" w:date="2026-04-24T09:20:00Z"/>
              </w:rPr>
            </w:pPr>
            <w:del w:id="1646" w:author="L’auteur" w:date="2026-04-24T09:20:00Z">
              <w:r>
                <w:rPr>
                  <w:rFonts w:ascii="Calibri" w:hAnsi="Calibri"/>
                  <w:sz w:val="20"/>
                </w:rPr>
                <w:delText>19.0</w:delText>
              </w:r>
            </w:del>
          </w:p>
        </w:tc>
        <w:tc>
          <w:tcPr>
            <w:tcW w:w="0" w:type="auto"/>
            <w:tcBorders>
              <w:top w:val="single" w:sz="0" w:space="0" w:color="D3D3D3"/>
              <w:left w:val="single" w:sz="0" w:space="0" w:color="D3D3D3"/>
              <w:bottom w:val="single" w:sz="0" w:space="0" w:color="D3D3D3"/>
              <w:right w:val="single" w:sz="0" w:space="0" w:color="D3D3D3"/>
            </w:tcBorders>
          </w:tcPr>
          <w:p w14:paraId="066E6357" w14:textId="77777777" w:rsidR="00B50B46" w:rsidRDefault="00000000">
            <w:pPr>
              <w:keepNext/>
              <w:spacing w:after="60"/>
              <w:jc w:val="center"/>
              <w:rPr>
                <w:del w:id="1647" w:author="L’auteur" w:date="2026-04-24T09:20:00Z"/>
              </w:rPr>
            </w:pPr>
            <w:del w:id="1648" w:author="L’auteur" w:date="2026-04-24T09:20:00Z">
              <w:r>
                <w:rPr>
                  <w:rFonts w:ascii="Calibri" w:hAnsi="Calibri"/>
                  <w:sz w:val="20"/>
                </w:rPr>
                <w:delText>40.1</w:delText>
              </w:r>
            </w:del>
          </w:p>
        </w:tc>
        <w:tc>
          <w:tcPr>
            <w:tcW w:w="0" w:type="auto"/>
            <w:tcBorders>
              <w:top w:val="single" w:sz="0" w:space="0" w:color="D3D3D3"/>
              <w:left w:val="single" w:sz="0" w:space="0" w:color="D3D3D3"/>
              <w:bottom w:val="single" w:sz="0" w:space="0" w:color="D3D3D3"/>
              <w:right w:val="single" w:sz="0" w:space="0" w:color="D3D3D3"/>
            </w:tcBorders>
          </w:tcPr>
          <w:p w14:paraId="53E5AC36" w14:textId="77777777" w:rsidR="00B50B46" w:rsidRDefault="00000000">
            <w:pPr>
              <w:keepNext/>
              <w:spacing w:after="60"/>
              <w:jc w:val="center"/>
              <w:rPr>
                <w:del w:id="1649" w:author="L’auteur" w:date="2026-04-24T09:20:00Z"/>
              </w:rPr>
            </w:pPr>
            <w:del w:id="1650"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2D0C88E2" w14:textId="77777777" w:rsidR="00B50B46" w:rsidRDefault="00000000">
            <w:pPr>
              <w:keepNext/>
              <w:spacing w:after="60"/>
              <w:jc w:val="center"/>
              <w:rPr>
                <w:del w:id="1651" w:author="L’auteur" w:date="2026-04-24T09:20:00Z"/>
              </w:rPr>
            </w:pPr>
            <w:del w:id="1652" w:author="L’auteur" w:date="2026-04-24T09:20: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54EC03D7" w14:textId="77777777" w:rsidR="00B50B46" w:rsidRDefault="00000000">
            <w:pPr>
              <w:keepNext/>
              <w:spacing w:after="60"/>
              <w:jc w:val="center"/>
              <w:rPr>
                <w:del w:id="1653" w:author="L’auteur" w:date="2026-04-24T09:20:00Z"/>
              </w:rPr>
            </w:pPr>
            <w:del w:id="1654" w:author="L’auteur" w:date="2026-04-24T09:20:00Z">
              <w:r>
                <w:rPr>
                  <w:rFonts w:ascii="Calibri" w:hAnsi="Calibri"/>
                  <w:sz w:val="20"/>
                </w:rPr>
                <w:delText>10.9</w:delText>
              </w:r>
            </w:del>
          </w:p>
        </w:tc>
        <w:tc>
          <w:tcPr>
            <w:tcW w:w="0" w:type="auto"/>
            <w:tcBorders>
              <w:top w:val="single" w:sz="0" w:space="0" w:color="D3D3D3"/>
              <w:left w:val="single" w:sz="0" w:space="0" w:color="D3D3D3"/>
              <w:bottom w:val="single" w:sz="0" w:space="0" w:color="D3D3D3"/>
              <w:right w:val="single" w:sz="0" w:space="0" w:color="D3D3D3"/>
            </w:tcBorders>
          </w:tcPr>
          <w:p w14:paraId="7D5C42B7" w14:textId="77777777" w:rsidR="00B50B46" w:rsidRDefault="00000000">
            <w:pPr>
              <w:keepNext/>
              <w:spacing w:after="60"/>
              <w:jc w:val="center"/>
              <w:rPr>
                <w:del w:id="1655" w:author="L’auteur" w:date="2026-04-24T09:20:00Z"/>
              </w:rPr>
            </w:pPr>
            <w:del w:id="1656" w:author="L’auteur" w:date="2026-04-24T09:20:00Z">
              <w:r>
                <w:rPr>
                  <w:rFonts w:ascii="Calibri" w:hAnsi="Calibri"/>
                  <w:sz w:val="20"/>
                </w:rPr>
                <w:delText>27.2</w:delText>
              </w:r>
            </w:del>
          </w:p>
        </w:tc>
        <w:tc>
          <w:tcPr>
            <w:tcW w:w="0" w:type="auto"/>
            <w:tcBorders>
              <w:top w:val="single" w:sz="0" w:space="0" w:color="D3D3D3"/>
              <w:left w:val="single" w:sz="0" w:space="0" w:color="D3D3D3"/>
              <w:bottom w:val="single" w:sz="0" w:space="0" w:color="D3D3D3"/>
              <w:right w:val="single" w:sz="0" w:space="0" w:color="D3D3D3"/>
            </w:tcBorders>
          </w:tcPr>
          <w:p w14:paraId="57787119" w14:textId="77777777" w:rsidR="00B50B46" w:rsidRDefault="00000000">
            <w:pPr>
              <w:keepNext/>
              <w:spacing w:after="60"/>
              <w:jc w:val="center"/>
              <w:rPr>
                <w:del w:id="1657" w:author="L’auteur" w:date="2026-04-24T09:20:00Z"/>
              </w:rPr>
            </w:pPr>
            <w:del w:id="1658" w:author="L’auteur" w:date="2026-04-24T09:20: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4297A76B" w14:textId="77777777" w:rsidR="00B50B46" w:rsidRDefault="00000000">
            <w:pPr>
              <w:keepNext/>
              <w:spacing w:after="60"/>
              <w:jc w:val="center"/>
              <w:rPr>
                <w:del w:id="1659" w:author="L’auteur" w:date="2026-04-24T09:20:00Z"/>
              </w:rPr>
            </w:pPr>
            <w:del w:id="1660" w:author="L’auteur" w:date="2026-04-24T09:20:00Z">
              <w:r>
                <w:rPr>
                  <w:rFonts w:ascii="Calibri" w:hAnsi="Calibri"/>
                  <w:sz w:val="20"/>
                </w:rPr>
                <w:delText>9.9</w:delText>
              </w:r>
            </w:del>
          </w:p>
        </w:tc>
        <w:tc>
          <w:tcPr>
            <w:tcW w:w="0" w:type="auto"/>
            <w:tcBorders>
              <w:top w:val="single" w:sz="0" w:space="0" w:color="D3D3D3"/>
              <w:left w:val="single" w:sz="0" w:space="0" w:color="D3D3D3"/>
              <w:bottom w:val="single" w:sz="0" w:space="0" w:color="D3D3D3"/>
              <w:right w:val="single" w:sz="0" w:space="0" w:color="D3D3D3"/>
            </w:tcBorders>
          </w:tcPr>
          <w:p w14:paraId="4EFE9DD2" w14:textId="77777777" w:rsidR="00B50B46" w:rsidRDefault="00000000">
            <w:pPr>
              <w:keepNext/>
              <w:spacing w:after="60"/>
              <w:jc w:val="center"/>
              <w:rPr>
                <w:del w:id="1661" w:author="L’auteur" w:date="2026-04-24T09:20:00Z"/>
              </w:rPr>
            </w:pPr>
            <w:del w:id="1662" w:author="L’auteur" w:date="2026-04-24T09:20: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18F954FD" w14:textId="77777777" w:rsidR="00B50B46" w:rsidRDefault="00000000">
            <w:pPr>
              <w:keepNext/>
              <w:spacing w:after="60"/>
              <w:jc w:val="center"/>
              <w:rPr>
                <w:del w:id="1663" w:author="L’auteur" w:date="2026-04-24T09:20:00Z"/>
              </w:rPr>
            </w:pPr>
            <w:del w:id="1664" w:author="L’auteur" w:date="2026-04-24T09:20:00Z">
              <w:r>
                <w:rPr>
                  <w:rFonts w:ascii="Calibri" w:hAnsi="Calibri"/>
                  <w:sz w:val="20"/>
                </w:rPr>
                <w:delText>25.8</w:delText>
              </w:r>
            </w:del>
          </w:p>
        </w:tc>
      </w:tr>
      <w:tr w:rsidR="00B50B46" w14:paraId="62EE35C5" w14:textId="77777777">
        <w:trPr>
          <w:cantSplit/>
          <w:jc w:val="center"/>
          <w:del w:id="1665"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9F58BC0" w14:textId="77777777" w:rsidR="00B50B46" w:rsidRDefault="00000000">
            <w:pPr>
              <w:keepNext/>
              <w:spacing w:after="60"/>
              <w:jc w:val="center"/>
              <w:rPr>
                <w:del w:id="1666" w:author="L’auteur" w:date="2026-04-24T09:20:00Z"/>
              </w:rPr>
            </w:pPr>
            <w:del w:id="1667" w:author="L’auteur" w:date="2026-04-24T09:20:00Z">
              <w:r>
                <w:rPr>
                  <w:rFonts w:ascii="Calibri" w:hAnsi="Calibri"/>
                  <w:sz w:val="20"/>
                </w:rPr>
                <w:lastRenderedPageBreak/>
                <w:delText>Liberia</w:delText>
              </w:r>
            </w:del>
          </w:p>
        </w:tc>
        <w:tc>
          <w:tcPr>
            <w:tcW w:w="0" w:type="auto"/>
            <w:tcBorders>
              <w:top w:val="single" w:sz="0" w:space="0" w:color="D3D3D3"/>
              <w:left w:val="single" w:sz="0" w:space="0" w:color="D3D3D3"/>
              <w:bottom w:val="single" w:sz="0" w:space="0" w:color="D3D3D3"/>
              <w:right w:val="single" w:sz="0" w:space="0" w:color="D3D3D3"/>
            </w:tcBorders>
          </w:tcPr>
          <w:p w14:paraId="3BFF1A9E" w14:textId="77777777" w:rsidR="00B50B46" w:rsidRDefault="00000000">
            <w:pPr>
              <w:keepNext/>
              <w:spacing w:after="60"/>
              <w:jc w:val="center"/>
              <w:rPr>
                <w:del w:id="1668" w:author="L’auteur" w:date="2026-04-24T09:20:00Z"/>
              </w:rPr>
            </w:pPr>
            <w:del w:id="1669"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44ACFF62" w14:textId="77777777" w:rsidR="00B50B46" w:rsidRDefault="00000000">
            <w:pPr>
              <w:keepNext/>
              <w:spacing w:after="60"/>
              <w:jc w:val="center"/>
              <w:rPr>
                <w:del w:id="1670" w:author="L’auteur" w:date="2026-04-24T09:20:00Z"/>
              </w:rPr>
            </w:pPr>
            <w:del w:id="1671" w:author="L’auteur" w:date="2026-04-24T09:20: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3BCE203A" w14:textId="77777777" w:rsidR="00B50B46" w:rsidRDefault="00000000">
            <w:pPr>
              <w:keepNext/>
              <w:spacing w:after="60"/>
              <w:jc w:val="center"/>
              <w:rPr>
                <w:del w:id="1672" w:author="L’auteur" w:date="2026-04-24T09:20:00Z"/>
              </w:rPr>
            </w:pPr>
            <w:del w:id="1673" w:author="L’auteur" w:date="2026-04-24T09:20:00Z">
              <w:r>
                <w:rPr>
                  <w:rFonts w:ascii="Calibri" w:hAnsi="Calibri"/>
                  <w:sz w:val="20"/>
                </w:rPr>
                <w:delText>6.6</w:delText>
              </w:r>
            </w:del>
          </w:p>
        </w:tc>
        <w:tc>
          <w:tcPr>
            <w:tcW w:w="0" w:type="auto"/>
            <w:tcBorders>
              <w:top w:val="single" w:sz="0" w:space="0" w:color="D3D3D3"/>
              <w:left w:val="single" w:sz="0" w:space="0" w:color="D3D3D3"/>
              <w:bottom w:val="single" w:sz="0" w:space="0" w:color="D3D3D3"/>
              <w:right w:val="single" w:sz="0" w:space="0" w:color="D3D3D3"/>
            </w:tcBorders>
          </w:tcPr>
          <w:p w14:paraId="6DB731CD" w14:textId="77777777" w:rsidR="00B50B46" w:rsidRDefault="00000000">
            <w:pPr>
              <w:keepNext/>
              <w:spacing w:after="60"/>
              <w:jc w:val="center"/>
              <w:rPr>
                <w:del w:id="1674" w:author="L’auteur" w:date="2026-04-24T09:20:00Z"/>
              </w:rPr>
            </w:pPr>
            <w:del w:id="1675" w:author="L’auteur" w:date="2026-04-24T09:20:00Z">
              <w:r>
                <w:rPr>
                  <w:rFonts w:ascii="Calibri" w:hAnsi="Calibri"/>
                  <w:sz w:val="20"/>
                </w:rPr>
                <w:delText>12.3</w:delText>
              </w:r>
            </w:del>
          </w:p>
        </w:tc>
        <w:tc>
          <w:tcPr>
            <w:tcW w:w="0" w:type="auto"/>
            <w:tcBorders>
              <w:top w:val="single" w:sz="0" w:space="0" w:color="D3D3D3"/>
              <w:left w:val="single" w:sz="0" w:space="0" w:color="D3D3D3"/>
              <w:bottom w:val="single" w:sz="0" w:space="0" w:color="D3D3D3"/>
              <w:right w:val="single" w:sz="0" w:space="0" w:color="D3D3D3"/>
            </w:tcBorders>
          </w:tcPr>
          <w:p w14:paraId="27FE726C" w14:textId="77777777" w:rsidR="00B50B46" w:rsidRDefault="00000000">
            <w:pPr>
              <w:keepNext/>
              <w:spacing w:after="60"/>
              <w:jc w:val="center"/>
              <w:rPr>
                <w:del w:id="1676" w:author="L’auteur" w:date="2026-04-24T09:20:00Z"/>
              </w:rPr>
            </w:pPr>
            <w:del w:id="1677"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77850E7" w14:textId="77777777" w:rsidR="00B50B46" w:rsidRDefault="00000000">
            <w:pPr>
              <w:keepNext/>
              <w:spacing w:after="60"/>
              <w:jc w:val="center"/>
              <w:rPr>
                <w:del w:id="1678" w:author="L’auteur" w:date="2026-04-24T09:20:00Z"/>
              </w:rPr>
            </w:pPr>
            <w:del w:id="1679"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0DC4AC8D" w14:textId="77777777" w:rsidR="00B50B46" w:rsidRDefault="00000000">
            <w:pPr>
              <w:keepNext/>
              <w:spacing w:after="60"/>
              <w:jc w:val="center"/>
              <w:rPr>
                <w:del w:id="1680" w:author="L’auteur" w:date="2026-04-24T09:20:00Z"/>
              </w:rPr>
            </w:pPr>
            <w:del w:id="1681" w:author="L’auteur" w:date="2026-04-24T09:20: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4D1C4FA6" w14:textId="77777777" w:rsidR="00B50B46" w:rsidRDefault="00000000">
            <w:pPr>
              <w:keepNext/>
              <w:spacing w:after="60"/>
              <w:jc w:val="center"/>
              <w:rPr>
                <w:del w:id="1682" w:author="L’auteur" w:date="2026-04-24T09:20:00Z"/>
              </w:rPr>
            </w:pPr>
            <w:del w:id="1683" w:author="L’auteur" w:date="2026-04-24T09:20:00Z">
              <w:r>
                <w:rPr>
                  <w:rFonts w:ascii="Calibri" w:hAnsi="Calibri"/>
                  <w:sz w:val="20"/>
                </w:rPr>
                <w:delText>10.0</w:delText>
              </w:r>
            </w:del>
          </w:p>
        </w:tc>
        <w:tc>
          <w:tcPr>
            <w:tcW w:w="0" w:type="auto"/>
            <w:tcBorders>
              <w:top w:val="single" w:sz="0" w:space="0" w:color="D3D3D3"/>
              <w:left w:val="single" w:sz="0" w:space="0" w:color="D3D3D3"/>
              <w:bottom w:val="single" w:sz="0" w:space="0" w:color="D3D3D3"/>
              <w:right w:val="single" w:sz="0" w:space="0" w:color="D3D3D3"/>
            </w:tcBorders>
          </w:tcPr>
          <w:p w14:paraId="52287682" w14:textId="77777777" w:rsidR="00B50B46" w:rsidRDefault="00000000">
            <w:pPr>
              <w:keepNext/>
              <w:spacing w:after="60"/>
              <w:jc w:val="center"/>
              <w:rPr>
                <w:del w:id="1684" w:author="L’auteur" w:date="2026-04-24T09:20:00Z"/>
              </w:rPr>
            </w:pPr>
            <w:del w:id="1685"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755745F2" w14:textId="77777777" w:rsidR="00B50B46" w:rsidRDefault="00000000">
            <w:pPr>
              <w:keepNext/>
              <w:spacing w:after="60"/>
              <w:jc w:val="center"/>
              <w:rPr>
                <w:del w:id="1686" w:author="L’auteur" w:date="2026-04-24T09:20:00Z"/>
              </w:rPr>
            </w:pPr>
            <w:del w:id="1687" w:author="L’auteur" w:date="2026-04-24T09:20: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30234442" w14:textId="77777777" w:rsidR="00B50B46" w:rsidRDefault="00000000">
            <w:pPr>
              <w:keepNext/>
              <w:spacing w:after="60"/>
              <w:jc w:val="center"/>
              <w:rPr>
                <w:del w:id="1688" w:author="L’auteur" w:date="2026-04-24T09:20:00Z"/>
              </w:rPr>
            </w:pPr>
            <w:del w:id="1689" w:author="L’auteur" w:date="2026-04-24T09:20:00Z">
              <w:r>
                <w:rPr>
                  <w:rFonts w:ascii="Calibri" w:hAnsi="Calibri"/>
                  <w:sz w:val="20"/>
                </w:rPr>
                <w:delText>3.5</w:delText>
              </w:r>
            </w:del>
          </w:p>
        </w:tc>
        <w:tc>
          <w:tcPr>
            <w:tcW w:w="0" w:type="auto"/>
            <w:tcBorders>
              <w:top w:val="single" w:sz="0" w:space="0" w:color="D3D3D3"/>
              <w:left w:val="single" w:sz="0" w:space="0" w:color="D3D3D3"/>
              <w:bottom w:val="single" w:sz="0" w:space="0" w:color="D3D3D3"/>
              <w:right w:val="single" w:sz="0" w:space="0" w:color="D3D3D3"/>
            </w:tcBorders>
          </w:tcPr>
          <w:p w14:paraId="53FE6ED1" w14:textId="77777777" w:rsidR="00B50B46" w:rsidRDefault="00000000">
            <w:pPr>
              <w:keepNext/>
              <w:spacing w:after="60"/>
              <w:jc w:val="center"/>
              <w:rPr>
                <w:del w:id="1690" w:author="L’auteur" w:date="2026-04-24T09:20:00Z"/>
              </w:rPr>
            </w:pPr>
            <w:del w:id="1691" w:author="L’auteur" w:date="2026-04-24T09:20:00Z">
              <w:r>
                <w:rPr>
                  <w:rFonts w:ascii="Calibri" w:hAnsi="Calibri"/>
                  <w:sz w:val="20"/>
                </w:rPr>
                <w:delText>10.2</w:delText>
              </w:r>
            </w:del>
          </w:p>
        </w:tc>
      </w:tr>
      <w:tr w:rsidR="00B50B46" w14:paraId="127F40A6" w14:textId="77777777">
        <w:trPr>
          <w:cantSplit/>
          <w:jc w:val="center"/>
          <w:del w:id="169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791AB58" w14:textId="77777777" w:rsidR="00B50B46" w:rsidRDefault="00000000">
            <w:pPr>
              <w:keepNext/>
              <w:spacing w:after="60"/>
              <w:jc w:val="center"/>
              <w:rPr>
                <w:del w:id="1693" w:author="L’auteur" w:date="2026-04-24T09:20:00Z"/>
              </w:rPr>
            </w:pPr>
            <w:del w:id="1694" w:author="L’auteur" w:date="2026-04-24T09:20:00Z">
              <w:r>
                <w:rPr>
                  <w:rFonts w:ascii="Calibri" w:hAnsi="Calibri"/>
                  <w:sz w:val="20"/>
                </w:rPr>
                <w:delText>Madagascar</w:delText>
              </w:r>
            </w:del>
          </w:p>
        </w:tc>
        <w:tc>
          <w:tcPr>
            <w:tcW w:w="0" w:type="auto"/>
            <w:tcBorders>
              <w:top w:val="single" w:sz="0" w:space="0" w:color="D3D3D3"/>
              <w:left w:val="single" w:sz="0" w:space="0" w:color="D3D3D3"/>
              <w:bottom w:val="single" w:sz="0" w:space="0" w:color="D3D3D3"/>
              <w:right w:val="single" w:sz="0" w:space="0" w:color="D3D3D3"/>
            </w:tcBorders>
          </w:tcPr>
          <w:p w14:paraId="5A673492" w14:textId="77777777" w:rsidR="00B50B46" w:rsidRDefault="00000000">
            <w:pPr>
              <w:keepNext/>
              <w:spacing w:after="60"/>
              <w:jc w:val="center"/>
              <w:rPr>
                <w:del w:id="1695" w:author="L’auteur" w:date="2026-04-24T09:20:00Z"/>
              </w:rPr>
            </w:pPr>
            <w:del w:id="1696" w:author="L’auteur" w:date="2026-04-24T09:20:00Z">
              <w:r>
                <w:rPr>
                  <w:rFonts w:ascii="Calibri" w:hAnsi="Calibri"/>
                  <w:sz w:val="20"/>
                </w:rPr>
                <w:delText>4.3</w:delText>
              </w:r>
            </w:del>
          </w:p>
        </w:tc>
        <w:tc>
          <w:tcPr>
            <w:tcW w:w="0" w:type="auto"/>
            <w:tcBorders>
              <w:top w:val="single" w:sz="0" w:space="0" w:color="D3D3D3"/>
              <w:left w:val="single" w:sz="0" w:space="0" w:color="D3D3D3"/>
              <w:bottom w:val="single" w:sz="0" w:space="0" w:color="D3D3D3"/>
              <w:right w:val="single" w:sz="0" w:space="0" w:color="D3D3D3"/>
            </w:tcBorders>
          </w:tcPr>
          <w:p w14:paraId="4458AA91" w14:textId="77777777" w:rsidR="00B50B46" w:rsidRDefault="00000000">
            <w:pPr>
              <w:keepNext/>
              <w:spacing w:after="60"/>
              <w:jc w:val="center"/>
              <w:rPr>
                <w:del w:id="1697" w:author="L’auteur" w:date="2026-04-24T09:20:00Z"/>
              </w:rPr>
            </w:pPr>
            <w:del w:id="1698" w:author="L’auteur" w:date="2026-04-24T09:20:00Z">
              <w:r>
                <w:rPr>
                  <w:rFonts w:ascii="Calibri" w:hAnsi="Calibri"/>
                  <w:sz w:val="20"/>
                </w:rPr>
                <w:delText>12.8</w:delText>
              </w:r>
            </w:del>
          </w:p>
        </w:tc>
        <w:tc>
          <w:tcPr>
            <w:tcW w:w="0" w:type="auto"/>
            <w:tcBorders>
              <w:top w:val="single" w:sz="0" w:space="0" w:color="D3D3D3"/>
              <w:left w:val="single" w:sz="0" w:space="0" w:color="D3D3D3"/>
              <w:bottom w:val="single" w:sz="0" w:space="0" w:color="D3D3D3"/>
              <w:right w:val="single" w:sz="0" w:space="0" w:color="D3D3D3"/>
            </w:tcBorders>
          </w:tcPr>
          <w:p w14:paraId="18945B3D" w14:textId="77777777" w:rsidR="00B50B46" w:rsidRDefault="00000000">
            <w:pPr>
              <w:keepNext/>
              <w:spacing w:after="60"/>
              <w:jc w:val="center"/>
              <w:rPr>
                <w:del w:id="1699" w:author="L’auteur" w:date="2026-04-24T09:20:00Z"/>
              </w:rPr>
            </w:pPr>
            <w:del w:id="1700" w:author="L’auteur" w:date="2026-04-24T09:20: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0E7CEF7B" w14:textId="77777777" w:rsidR="00B50B46" w:rsidRDefault="00000000">
            <w:pPr>
              <w:keepNext/>
              <w:spacing w:after="60"/>
              <w:jc w:val="center"/>
              <w:rPr>
                <w:del w:id="1701" w:author="L’auteur" w:date="2026-04-24T09:20:00Z"/>
              </w:rPr>
            </w:pPr>
            <w:del w:id="1702" w:author="L’auteur" w:date="2026-04-24T09:20:00Z">
              <w:r>
                <w:rPr>
                  <w:rFonts w:ascii="Calibri" w:hAnsi="Calibri"/>
                  <w:sz w:val="20"/>
                </w:rPr>
                <w:delText>35.8</w:delText>
              </w:r>
            </w:del>
          </w:p>
        </w:tc>
        <w:tc>
          <w:tcPr>
            <w:tcW w:w="0" w:type="auto"/>
            <w:tcBorders>
              <w:top w:val="single" w:sz="0" w:space="0" w:color="D3D3D3"/>
              <w:left w:val="single" w:sz="0" w:space="0" w:color="D3D3D3"/>
              <w:bottom w:val="single" w:sz="0" w:space="0" w:color="D3D3D3"/>
              <w:right w:val="single" w:sz="0" w:space="0" w:color="D3D3D3"/>
            </w:tcBorders>
          </w:tcPr>
          <w:p w14:paraId="69FBFDA0" w14:textId="77777777" w:rsidR="00B50B46" w:rsidRDefault="00000000">
            <w:pPr>
              <w:keepNext/>
              <w:spacing w:after="60"/>
              <w:jc w:val="center"/>
              <w:rPr>
                <w:del w:id="1703" w:author="L’auteur" w:date="2026-04-24T09:20:00Z"/>
              </w:rPr>
            </w:pPr>
            <w:del w:id="1704"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033DC8F5" w14:textId="77777777" w:rsidR="00B50B46" w:rsidRDefault="00000000">
            <w:pPr>
              <w:keepNext/>
              <w:spacing w:after="60"/>
              <w:jc w:val="center"/>
              <w:rPr>
                <w:del w:id="1705" w:author="L’auteur" w:date="2026-04-24T09:20:00Z"/>
              </w:rPr>
            </w:pPr>
            <w:del w:id="1706" w:author="L’auteur" w:date="2026-04-24T09:20:00Z">
              <w:r>
                <w:rPr>
                  <w:rFonts w:ascii="Calibri" w:hAnsi="Calibri"/>
                  <w:sz w:val="20"/>
                </w:rPr>
                <w:delText>4.8</w:delText>
              </w:r>
            </w:del>
          </w:p>
        </w:tc>
        <w:tc>
          <w:tcPr>
            <w:tcW w:w="0" w:type="auto"/>
            <w:tcBorders>
              <w:top w:val="single" w:sz="0" w:space="0" w:color="D3D3D3"/>
              <w:left w:val="single" w:sz="0" w:space="0" w:color="D3D3D3"/>
              <w:bottom w:val="single" w:sz="0" w:space="0" w:color="D3D3D3"/>
              <w:right w:val="single" w:sz="0" w:space="0" w:color="D3D3D3"/>
            </w:tcBorders>
          </w:tcPr>
          <w:p w14:paraId="74530CB5" w14:textId="77777777" w:rsidR="00B50B46" w:rsidRDefault="00000000">
            <w:pPr>
              <w:keepNext/>
              <w:spacing w:after="60"/>
              <w:jc w:val="center"/>
              <w:rPr>
                <w:del w:id="1707" w:author="L’auteur" w:date="2026-04-24T09:20:00Z"/>
              </w:rPr>
            </w:pPr>
            <w:del w:id="1708" w:author="L’auteur" w:date="2026-04-24T09:20: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311B7451" w14:textId="77777777" w:rsidR="00B50B46" w:rsidRDefault="00000000">
            <w:pPr>
              <w:keepNext/>
              <w:spacing w:after="60"/>
              <w:jc w:val="center"/>
              <w:rPr>
                <w:del w:id="1709" w:author="L’auteur" w:date="2026-04-24T09:20:00Z"/>
              </w:rPr>
            </w:pPr>
            <w:del w:id="1710" w:author="L’auteur" w:date="2026-04-24T09:20:00Z">
              <w:r>
                <w:rPr>
                  <w:rFonts w:ascii="Calibri" w:hAnsi="Calibri"/>
                  <w:sz w:val="20"/>
                </w:rPr>
                <w:delText>41.7</w:delText>
              </w:r>
            </w:del>
          </w:p>
        </w:tc>
        <w:tc>
          <w:tcPr>
            <w:tcW w:w="0" w:type="auto"/>
            <w:tcBorders>
              <w:top w:val="single" w:sz="0" w:space="0" w:color="D3D3D3"/>
              <w:left w:val="single" w:sz="0" w:space="0" w:color="D3D3D3"/>
              <w:bottom w:val="single" w:sz="0" w:space="0" w:color="D3D3D3"/>
              <w:right w:val="single" w:sz="0" w:space="0" w:color="D3D3D3"/>
            </w:tcBorders>
          </w:tcPr>
          <w:p w14:paraId="054A1BE0" w14:textId="77777777" w:rsidR="00B50B46" w:rsidRDefault="00000000">
            <w:pPr>
              <w:keepNext/>
              <w:spacing w:after="60"/>
              <w:jc w:val="center"/>
              <w:rPr>
                <w:del w:id="1711" w:author="L’auteur" w:date="2026-04-24T09:20:00Z"/>
              </w:rPr>
            </w:pPr>
            <w:del w:id="1712" w:author="L’auteur" w:date="2026-04-24T09:20: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071C08B1" w14:textId="77777777" w:rsidR="00B50B46" w:rsidRDefault="00000000">
            <w:pPr>
              <w:keepNext/>
              <w:spacing w:after="60"/>
              <w:jc w:val="center"/>
              <w:rPr>
                <w:del w:id="1713" w:author="L’auteur" w:date="2026-04-24T09:20:00Z"/>
              </w:rPr>
            </w:pPr>
            <w:del w:id="1714" w:author="L’auteur" w:date="2026-04-24T09:20: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59861723" w14:textId="77777777" w:rsidR="00B50B46" w:rsidRDefault="00000000">
            <w:pPr>
              <w:keepNext/>
              <w:spacing w:after="60"/>
              <w:jc w:val="center"/>
              <w:rPr>
                <w:del w:id="1715" w:author="L’auteur" w:date="2026-04-24T09:20:00Z"/>
              </w:rPr>
            </w:pPr>
            <w:del w:id="1716" w:author="L’auteur" w:date="2026-04-24T09:20:00Z">
              <w:r>
                <w:rPr>
                  <w:rFonts w:ascii="Calibri" w:hAnsi="Calibri"/>
                  <w:sz w:val="20"/>
                </w:rPr>
                <w:delText>8.4</w:delText>
              </w:r>
            </w:del>
          </w:p>
        </w:tc>
        <w:tc>
          <w:tcPr>
            <w:tcW w:w="0" w:type="auto"/>
            <w:tcBorders>
              <w:top w:val="single" w:sz="0" w:space="0" w:color="D3D3D3"/>
              <w:left w:val="single" w:sz="0" w:space="0" w:color="D3D3D3"/>
              <w:bottom w:val="single" w:sz="0" w:space="0" w:color="D3D3D3"/>
              <w:right w:val="single" w:sz="0" w:space="0" w:color="D3D3D3"/>
            </w:tcBorders>
          </w:tcPr>
          <w:p w14:paraId="08327355" w14:textId="77777777" w:rsidR="00B50B46" w:rsidRDefault="00000000">
            <w:pPr>
              <w:keepNext/>
              <w:spacing w:after="60"/>
              <w:jc w:val="center"/>
              <w:rPr>
                <w:del w:id="1717" w:author="L’auteur" w:date="2026-04-24T09:20:00Z"/>
              </w:rPr>
            </w:pPr>
            <w:del w:id="1718" w:author="L’auteur" w:date="2026-04-24T09:20:00Z">
              <w:r>
                <w:rPr>
                  <w:rFonts w:ascii="Calibri" w:hAnsi="Calibri"/>
                  <w:sz w:val="20"/>
                </w:rPr>
                <w:delText>40.2</w:delText>
              </w:r>
            </w:del>
          </w:p>
        </w:tc>
      </w:tr>
      <w:tr w:rsidR="00B50B46" w14:paraId="3EEDEFC4" w14:textId="77777777">
        <w:trPr>
          <w:cantSplit/>
          <w:jc w:val="center"/>
          <w:del w:id="171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6DFDFB2" w14:textId="77777777" w:rsidR="00B50B46" w:rsidRDefault="00000000">
            <w:pPr>
              <w:keepNext/>
              <w:spacing w:after="60"/>
              <w:jc w:val="center"/>
              <w:rPr>
                <w:del w:id="1720" w:author="L’auteur" w:date="2026-04-24T09:20:00Z"/>
              </w:rPr>
            </w:pPr>
            <w:del w:id="1721" w:author="L’auteur" w:date="2026-04-24T09:20:00Z">
              <w:r>
                <w:rPr>
                  <w:rFonts w:ascii="Calibri" w:hAnsi="Calibri"/>
                  <w:sz w:val="20"/>
                </w:rPr>
                <w:delText>Malawi</w:delText>
              </w:r>
            </w:del>
          </w:p>
        </w:tc>
        <w:tc>
          <w:tcPr>
            <w:tcW w:w="0" w:type="auto"/>
            <w:tcBorders>
              <w:top w:val="single" w:sz="0" w:space="0" w:color="D3D3D3"/>
              <w:left w:val="single" w:sz="0" w:space="0" w:color="D3D3D3"/>
              <w:bottom w:val="single" w:sz="0" w:space="0" w:color="D3D3D3"/>
              <w:right w:val="single" w:sz="0" w:space="0" w:color="D3D3D3"/>
            </w:tcBorders>
          </w:tcPr>
          <w:p w14:paraId="45957CC4" w14:textId="77777777" w:rsidR="00B50B46" w:rsidRDefault="00000000">
            <w:pPr>
              <w:keepNext/>
              <w:spacing w:after="60"/>
              <w:jc w:val="center"/>
              <w:rPr>
                <w:del w:id="1722" w:author="L’auteur" w:date="2026-04-24T09:20:00Z"/>
              </w:rPr>
            </w:pPr>
            <w:del w:id="1723" w:author="L’auteur" w:date="2026-04-24T09:20:00Z">
              <w:r>
                <w:rPr>
                  <w:rFonts w:ascii="Calibri" w:hAnsi="Calibri"/>
                  <w:sz w:val="20"/>
                </w:rPr>
                <w:delText>18.0</w:delText>
              </w:r>
            </w:del>
          </w:p>
        </w:tc>
        <w:tc>
          <w:tcPr>
            <w:tcW w:w="0" w:type="auto"/>
            <w:tcBorders>
              <w:top w:val="single" w:sz="0" w:space="0" w:color="D3D3D3"/>
              <w:left w:val="single" w:sz="0" w:space="0" w:color="D3D3D3"/>
              <w:bottom w:val="single" w:sz="0" w:space="0" w:color="D3D3D3"/>
              <w:right w:val="single" w:sz="0" w:space="0" w:color="D3D3D3"/>
            </w:tcBorders>
          </w:tcPr>
          <w:p w14:paraId="12E04186" w14:textId="77777777" w:rsidR="00B50B46" w:rsidRDefault="00000000">
            <w:pPr>
              <w:keepNext/>
              <w:spacing w:after="60"/>
              <w:jc w:val="center"/>
              <w:rPr>
                <w:del w:id="1724" w:author="L’auteur" w:date="2026-04-24T09:20:00Z"/>
              </w:rPr>
            </w:pPr>
            <w:del w:id="1725" w:author="L’auteur" w:date="2026-04-24T09:20:00Z">
              <w:r>
                <w:rPr>
                  <w:rFonts w:ascii="Calibri" w:hAnsi="Calibri"/>
                  <w:sz w:val="20"/>
                </w:rPr>
                <w:delText>18.7</w:delText>
              </w:r>
            </w:del>
          </w:p>
        </w:tc>
        <w:tc>
          <w:tcPr>
            <w:tcW w:w="0" w:type="auto"/>
            <w:tcBorders>
              <w:top w:val="single" w:sz="0" w:space="0" w:color="D3D3D3"/>
              <w:left w:val="single" w:sz="0" w:space="0" w:color="D3D3D3"/>
              <w:bottom w:val="single" w:sz="0" w:space="0" w:color="D3D3D3"/>
              <w:right w:val="single" w:sz="0" w:space="0" w:color="D3D3D3"/>
            </w:tcBorders>
          </w:tcPr>
          <w:p w14:paraId="403E6EBF" w14:textId="77777777" w:rsidR="00B50B46" w:rsidRDefault="00000000">
            <w:pPr>
              <w:keepNext/>
              <w:spacing w:after="60"/>
              <w:jc w:val="center"/>
              <w:rPr>
                <w:del w:id="1726" w:author="L’auteur" w:date="2026-04-24T09:20:00Z"/>
              </w:rPr>
            </w:pPr>
            <w:del w:id="1727" w:author="L’auteur" w:date="2026-04-24T09:20:00Z">
              <w:r>
                <w:rPr>
                  <w:rFonts w:ascii="Calibri" w:hAnsi="Calibri"/>
                  <w:sz w:val="20"/>
                </w:rPr>
                <w:delText>61.2</w:delText>
              </w:r>
            </w:del>
          </w:p>
        </w:tc>
        <w:tc>
          <w:tcPr>
            <w:tcW w:w="0" w:type="auto"/>
            <w:tcBorders>
              <w:top w:val="single" w:sz="0" w:space="0" w:color="D3D3D3"/>
              <w:left w:val="single" w:sz="0" w:space="0" w:color="D3D3D3"/>
              <w:bottom w:val="single" w:sz="0" w:space="0" w:color="D3D3D3"/>
              <w:right w:val="single" w:sz="0" w:space="0" w:color="D3D3D3"/>
            </w:tcBorders>
          </w:tcPr>
          <w:p w14:paraId="362B70A6" w14:textId="77777777" w:rsidR="00B50B46" w:rsidRDefault="00000000">
            <w:pPr>
              <w:keepNext/>
              <w:spacing w:after="60"/>
              <w:jc w:val="center"/>
              <w:rPr>
                <w:del w:id="1728" w:author="L’auteur" w:date="2026-04-24T09:20:00Z"/>
              </w:rPr>
            </w:pPr>
            <w:del w:id="1729" w:author="L’auteur" w:date="2026-04-24T09:20:00Z">
              <w:r>
                <w:rPr>
                  <w:rFonts w:ascii="Calibri" w:hAnsi="Calibri"/>
                  <w:sz w:val="20"/>
                </w:rPr>
                <w:delText>63.2</w:delText>
              </w:r>
            </w:del>
          </w:p>
        </w:tc>
        <w:tc>
          <w:tcPr>
            <w:tcW w:w="0" w:type="auto"/>
            <w:tcBorders>
              <w:top w:val="single" w:sz="0" w:space="0" w:color="D3D3D3"/>
              <w:left w:val="single" w:sz="0" w:space="0" w:color="D3D3D3"/>
              <w:bottom w:val="single" w:sz="0" w:space="0" w:color="D3D3D3"/>
              <w:right w:val="single" w:sz="0" w:space="0" w:color="D3D3D3"/>
            </w:tcBorders>
          </w:tcPr>
          <w:p w14:paraId="3B8D7349" w14:textId="77777777" w:rsidR="00B50B46" w:rsidRDefault="00000000">
            <w:pPr>
              <w:keepNext/>
              <w:spacing w:after="60"/>
              <w:jc w:val="center"/>
              <w:rPr>
                <w:del w:id="1730" w:author="L’auteur" w:date="2026-04-24T09:20:00Z"/>
              </w:rPr>
            </w:pPr>
            <w:del w:id="1731" w:author="L’auteur" w:date="2026-04-24T09:20:00Z">
              <w:r>
                <w:rPr>
                  <w:rFonts w:ascii="Calibri" w:hAnsi="Calibri"/>
                  <w:sz w:val="20"/>
                </w:rPr>
                <w:delText>1.9</w:delText>
              </w:r>
            </w:del>
          </w:p>
        </w:tc>
        <w:tc>
          <w:tcPr>
            <w:tcW w:w="0" w:type="auto"/>
            <w:tcBorders>
              <w:top w:val="single" w:sz="0" w:space="0" w:color="D3D3D3"/>
              <w:left w:val="single" w:sz="0" w:space="0" w:color="D3D3D3"/>
              <w:bottom w:val="single" w:sz="0" w:space="0" w:color="D3D3D3"/>
              <w:right w:val="single" w:sz="0" w:space="0" w:color="D3D3D3"/>
            </w:tcBorders>
          </w:tcPr>
          <w:p w14:paraId="3C8C8F56" w14:textId="77777777" w:rsidR="00B50B46" w:rsidRDefault="00000000">
            <w:pPr>
              <w:keepNext/>
              <w:spacing w:after="60"/>
              <w:jc w:val="center"/>
              <w:rPr>
                <w:del w:id="1732" w:author="L’auteur" w:date="2026-04-24T09:20:00Z"/>
              </w:rPr>
            </w:pPr>
            <w:del w:id="1733" w:author="L’auteur" w:date="2026-04-24T09:20: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7763AB95" w14:textId="77777777" w:rsidR="00B50B46" w:rsidRDefault="00000000">
            <w:pPr>
              <w:keepNext/>
              <w:spacing w:after="60"/>
              <w:jc w:val="center"/>
              <w:rPr>
                <w:del w:id="1734" w:author="L’auteur" w:date="2026-04-24T09:20:00Z"/>
              </w:rPr>
            </w:pPr>
            <w:del w:id="1735" w:author="L’auteur" w:date="2026-04-24T09:20:00Z">
              <w:r>
                <w:rPr>
                  <w:rFonts w:ascii="Calibri" w:hAnsi="Calibri"/>
                  <w:sz w:val="20"/>
                </w:rPr>
                <w:delText>63.3</w:delText>
              </w:r>
            </w:del>
          </w:p>
        </w:tc>
        <w:tc>
          <w:tcPr>
            <w:tcW w:w="0" w:type="auto"/>
            <w:tcBorders>
              <w:top w:val="single" w:sz="0" w:space="0" w:color="D3D3D3"/>
              <w:left w:val="single" w:sz="0" w:space="0" w:color="D3D3D3"/>
              <w:bottom w:val="single" w:sz="0" w:space="0" w:color="D3D3D3"/>
              <w:right w:val="single" w:sz="0" w:space="0" w:color="D3D3D3"/>
            </w:tcBorders>
          </w:tcPr>
          <w:p w14:paraId="45BA6F0F" w14:textId="77777777" w:rsidR="00B50B46" w:rsidRDefault="00000000">
            <w:pPr>
              <w:keepNext/>
              <w:spacing w:after="60"/>
              <w:jc w:val="center"/>
              <w:rPr>
                <w:del w:id="1736" w:author="L’auteur" w:date="2026-04-24T09:20:00Z"/>
              </w:rPr>
            </w:pPr>
            <w:del w:id="1737" w:author="L’auteur" w:date="2026-04-24T09:20:00Z">
              <w:r>
                <w:rPr>
                  <w:rFonts w:ascii="Calibri" w:hAnsi="Calibri"/>
                  <w:sz w:val="20"/>
                </w:rPr>
                <w:delText>63.9</w:delText>
              </w:r>
            </w:del>
          </w:p>
        </w:tc>
        <w:tc>
          <w:tcPr>
            <w:tcW w:w="0" w:type="auto"/>
            <w:tcBorders>
              <w:top w:val="single" w:sz="0" w:space="0" w:color="D3D3D3"/>
              <w:left w:val="single" w:sz="0" w:space="0" w:color="D3D3D3"/>
              <w:bottom w:val="single" w:sz="0" w:space="0" w:color="D3D3D3"/>
              <w:right w:val="single" w:sz="0" w:space="0" w:color="D3D3D3"/>
            </w:tcBorders>
          </w:tcPr>
          <w:p w14:paraId="1C437D13" w14:textId="77777777" w:rsidR="00B50B46" w:rsidRDefault="00000000">
            <w:pPr>
              <w:keepNext/>
              <w:spacing w:after="60"/>
              <w:jc w:val="center"/>
              <w:rPr>
                <w:del w:id="1738" w:author="L’auteur" w:date="2026-04-24T09:20:00Z"/>
              </w:rPr>
            </w:pPr>
            <w:del w:id="1739" w:author="L’auteur" w:date="2026-04-24T09:20: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64220795" w14:textId="77777777" w:rsidR="00B50B46" w:rsidRDefault="00000000">
            <w:pPr>
              <w:keepNext/>
              <w:spacing w:after="60"/>
              <w:jc w:val="center"/>
              <w:rPr>
                <w:del w:id="1740" w:author="L’auteur" w:date="2026-04-24T09:20:00Z"/>
              </w:rPr>
            </w:pPr>
            <w:del w:id="1741" w:author="L’auteur" w:date="2026-04-24T09:20: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0889DC7D" w14:textId="77777777" w:rsidR="00B50B46" w:rsidRDefault="00000000">
            <w:pPr>
              <w:keepNext/>
              <w:spacing w:after="60"/>
              <w:jc w:val="center"/>
              <w:rPr>
                <w:del w:id="1742" w:author="L’auteur" w:date="2026-04-24T09:20:00Z"/>
              </w:rPr>
            </w:pPr>
            <w:del w:id="1743" w:author="L’auteur" w:date="2026-04-24T09:20:00Z">
              <w:r>
                <w:rPr>
                  <w:rFonts w:ascii="Calibri" w:hAnsi="Calibri"/>
                  <w:sz w:val="20"/>
                </w:rPr>
                <w:delText>62.6</w:delText>
              </w:r>
            </w:del>
          </w:p>
        </w:tc>
        <w:tc>
          <w:tcPr>
            <w:tcW w:w="0" w:type="auto"/>
            <w:tcBorders>
              <w:top w:val="single" w:sz="0" w:space="0" w:color="D3D3D3"/>
              <w:left w:val="single" w:sz="0" w:space="0" w:color="D3D3D3"/>
              <w:bottom w:val="single" w:sz="0" w:space="0" w:color="D3D3D3"/>
              <w:right w:val="single" w:sz="0" w:space="0" w:color="D3D3D3"/>
            </w:tcBorders>
          </w:tcPr>
          <w:p w14:paraId="2BDC5677" w14:textId="77777777" w:rsidR="00B50B46" w:rsidRDefault="00000000">
            <w:pPr>
              <w:keepNext/>
              <w:spacing w:after="60"/>
              <w:jc w:val="center"/>
              <w:rPr>
                <w:del w:id="1744" w:author="L’auteur" w:date="2026-04-24T09:20:00Z"/>
              </w:rPr>
            </w:pPr>
            <w:del w:id="1745" w:author="L’auteur" w:date="2026-04-24T09:20:00Z">
              <w:r>
                <w:rPr>
                  <w:rFonts w:ascii="Calibri" w:hAnsi="Calibri"/>
                  <w:sz w:val="20"/>
                </w:rPr>
                <w:delText>62.4</w:delText>
              </w:r>
            </w:del>
          </w:p>
        </w:tc>
      </w:tr>
      <w:tr w:rsidR="00B50B46" w14:paraId="21734F2D" w14:textId="77777777">
        <w:trPr>
          <w:cantSplit/>
          <w:jc w:val="center"/>
          <w:del w:id="174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914188E" w14:textId="77777777" w:rsidR="00B50B46" w:rsidRDefault="00000000">
            <w:pPr>
              <w:keepNext/>
              <w:spacing w:after="60"/>
              <w:jc w:val="center"/>
              <w:rPr>
                <w:del w:id="1747" w:author="L’auteur" w:date="2026-04-24T09:20:00Z"/>
              </w:rPr>
            </w:pPr>
            <w:del w:id="1748" w:author="L’auteur" w:date="2026-04-24T09:20:00Z">
              <w:r>
                <w:rPr>
                  <w:rFonts w:ascii="Calibri" w:hAnsi="Calibri"/>
                  <w:sz w:val="20"/>
                </w:rPr>
                <w:delText>Mali</w:delText>
              </w:r>
            </w:del>
          </w:p>
        </w:tc>
        <w:tc>
          <w:tcPr>
            <w:tcW w:w="0" w:type="auto"/>
            <w:tcBorders>
              <w:top w:val="single" w:sz="0" w:space="0" w:color="D3D3D3"/>
              <w:left w:val="single" w:sz="0" w:space="0" w:color="D3D3D3"/>
              <w:bottom w:val="single" w:sz="0" w:space="0" w:color="D3D3D3"/>
              <w:right w:val="single" w:sz="0" w:space="0" w:color="D3D3D3"/>
            </w:tcBorders>
          </w:tcPr>
          <w:p w14:paraId="22FEDE13" w14:textId="77777777" w:rsidR="00B50B46" w:rsidRDefault="00000000">
            <w:pPr>
              <w:keepNext/>
              <w:spacing w:after="60"/>
              <w:jc w:val="center"/>
              <w:rPr>
                <w:del w:id="1749" w:author="L’auteur" w:date="2026-04-24T09:20:00Z"/>
              </w:rPr>
            </w:pPr>
            <w:del w:id="1750" w:author="L’auteur" w:date="2026-04-24T09:20: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269A3441" w14:textId="77777777" w:rsidR="00B50B46" w:rsidRDefault="00000000">
            <w:pPr>
              <w:keepNext/>
              <w:spacing w:after="60"/>
              <w:jc w:val="center"/>
              <w:rPr>
                <w:del w:id="1751" w:author="L’auteur" w:date="2026-04-24T09:20:00Z"/>
              </w:rPr>
            </w:pPr>
            <w:del w:id="1752" w:author="L’auteur" w:date="2026-04-24T09:20:00Z">
              <w:r>
                <w:rPr>
                  <w:rFonts w:ascii="Calibri" w:hAnsi="Calibri"/>
                  <w:sz w:val="20"/>
                </w:rPr>
                <w:delText>7.5</w:delText>
              </w:r>
            </w:del>
          </w:p>
        </w:tc>
        <w:tc>
          <w:tcPr>
            <w:tcW w:w="0" w:type="auto"/>
            <w:tcBorders>
              <w:top w:val="single" w:sz="0" w:space="0" w:color="D3D3D3"/>
              <w:left w:val="single" w:sz="0" w:space="0" w:color="D3D3D3"/>
              <w:bottom w:val="single" w:sz="0" w:space="0" w:color="D3D3D3"/>
              <w:right w:val="single" w:sz="0" w:space="0" w:color="D3D3D3"/>
            </w:tcBorders>
          </w:tcPr>
          <w:p w14:paraId="04D361AE" w14:textId="77777777" w:rsidR="00B50B46" w:rsidRDefault="00000000">
            <w:pPr>
              <w:keepNext/>
              <w:spacing w:after="60"/>
              <w:jc w:val="center"/>
              <w:rPr>
                <w:del w:id="1753" w:author="L’auteur" w:date="2026-04-24T09:20:00Z"/>
              </w:rPr>
            </w:pPr>
            <w:del w:id="1754" w:author="L’auteur" w:date="2026-04-24T09:20: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3C570F4D" w14:textId="77777777" w:rsidR="00B50B46" w:rsidRDefault="00000000">
            <w:pPr>
              <w:keepNext/>
              <w:spacing w:after="60"/>
              <w:jc w:val="center"/>
              <w:rPr>
                <w:del w:id="1755" w:author="L’auteur" w:date="2026-04-24T09:20:00Z"/>
              </w:rPr>
            </w:pPr>
            <w:del w:id="1756" w:author="L’auteur" w:date="2026-04-24T09:20:00Z">
              <w:r>
                <w:rPr>
                  <w:rFonts w:ascii="Calibri" w:hAnsi="Calibri"/>
                  <w:sz w:val="20"/>
                </w:rPr>
                <w:delText>15.9</w:delText>
              </w:r>
            </w:del>
          </w:p>
        </w:tc>
        <w:tc>
          <w:tcPr>
            <w:tcW w:w="0" w:type="auto"/>
            <w:tcBorders>
              <w:top w:val="single" w:sz="0" w:space="0" w:color="D3D3D3"/>
              <w:left w:val="single" w:sz="0" w:space="0" w:color="D3D3D3"/>
              <w:bottom w:val="single" w:sz="0" w:space="0" w:color="D3D3D3"/>
              <w:right w:val="single" w:sz="0" w:space="0" w:color="D3D3D3"/>
            </w:tcBorders>
          </w:tcPr>
          <w:p w14:paraId="72F2D490" w14:textId="77777777" w:rsidR="00B50B46" w:rsidRDefault="00000000">
            <w:pPr>
              <w:keepNext/>
              <w:spacing w:after="60"/>
              <w:jc w:val="center"/>
              <w:rPr>
                <w:del w:id="1757" w:author="L’auteur" w:date="2026-04-24T09:20:00Z"/>
              </w:rPr>
            </w:pPr>
            <w:del w:id="1758" w:author="L’auteur" w:date="2026-04-24T09:20:00Z">
              <w:r>
                <w:rPr>
                  <w:rFonts w:ascii="Calibri" w:hAnsi="Calibri"/>
                  <w:sz w:val="20"/>
                </w:rPr>
                <w:delText>3.4</w:delText>
              </w:r>
            </w:del>
          </w:p>
        </w:tc>
        <w:tc>
          <w:tcPr>
            <w:tcW w:w="0" w:type="auto"/>
            <w:tcBorders>
              <w:top w:val="single" w:sz="0" w:space="0" w:color="D3D3D3"/>
              <w:left w:val="single" w:sz="0" w:space="0" w:color="D3D3D3"/>
              <w:bottom w:val="single" w:sz="0" w:space="0" w:color="D3D3D3"/>
              <w:right w:val="single" w:sz="0" w:space="0" w:color="D3D3D3"/>
            </w:tcBorders>
          </w:tcPr>
          <w:p w14:paraId="68D17F1D" w14:textId="77777777" w:rsidR="00B50B46" w:rsidRDefault="00000000">
            <w:pPr>
              <w:keepNext/>
              <w:spacing w:after="60"/>
              <w:jc w:val="center"/>
              <w:rPr>
                <w:del w:id="1759" w:author="L’auteur" w:date="2026-04-24T09:20:00Z"/>
              </w:rPr>
            </w:pPr>
            <w:del w:id="1760" w:author="L’auteur" w:date="2026-04-24T09:20:00Z">
              <w:r>
                <w:rPr>
                  <w:rFonts w:ascii="Calibri" w:hAnsi="Calibri"/>
                  <w:sz w:val="20"/>
                </w:rPr>
                <w:delText>12.1</w:delText>
              </w:r>
            </w:del>
          </w:p>
        </w:tc>
        <w:tc>
          <w:tcPr>
            <w:tcW w:w="0" w:type="auto"/>
            <w:tcBorders>
              <w:top w:val="single" w:sz="0" w:space="0" w:color="D3D3D3"/>
              <w:left w:val="single" w:sz="0" w:space="0" w:color="D3D3D3"/>
              <w:bottom w:val="single" w:sz="0" w:space="0" w:color="D3D3D3"/>
              <w:right w:val="single" w:sz="0" w:space="0" w:color="D3D3D3"/>
            </w:tcBorders>
          </w:tcPr>
          <w:p w14:paraId="48065D77" w14:textId="77777777" w:rsidR="00B50B46" w:rsidRDefault="00000000">
            <w:pPr>
              <w:keepNext/>
              <w:spacing w:after="60"/>
              <w:jc w:val="center"/>
              <w:rPr>
                <w:del w:id="1761" w:author="L’auteur" w:date="2026-04-24T09:20:00Z"/>
              </w:rPr>
            </w:pPr>
            <w:del w:id="1762" w:author="L’auteur" w:date="2026-04-24T09:20:00Z">
              <w:r>
                <w:rPr>
                  <w:rFonts w:ascii="Calibri" w:hAnsi="Calibri"/>
                  <w:sz w:val="20"/>
                </w:rPr>
                <w:delText>36.7</w:delText>
              </w:r>
            </w:del>
          </w:p>
        </w:tc>
        <w:tc>
          <w:tcPr>
            <w:tcW w:w="0" w:type="auto"/>
            <w:tcBorders>
              <w:top w:val="single" w:sz="0" w:space="0" w:color="D3D3D3"/>
              <w:left w:val="single" w:sz="0" w:space="0" w:color="D3D3D3"/>
              <w:bottom w:val="single" w:sz="0" w:space="0" w:color="D3D3D3"/>
              <w:right w:val="single" w:sz="0" w:space="0" w:color="D3D3D3"/>
            </w:tcBorders>
          </w:tcPr>
          <w:p w14:paraId="373C8795" w14:textId="77777777" w:rsidR="00B50B46" w:rsidRDefault="00000000">
            <w:pPr>
              <w:keepNext/>
              <w:spacing w:after="60"/>
              <w:jc w:val="center"/>
              <w:rPr>
                <w:del w:id="1763" w:author="L’auteur" w:date="2026-04-24T09:20:00Z"/>
              </w:rPr>
            </w:pPr>
            <w:del w:id="1764" w:author="L’auteur" w:date="2026-04-24T09:20:00Z">
              <w:r>
                <w:rPr>
                  <w:rFonts w:ascii="Calibri" w:hAnsi="Calibri"/>
                  <w:sz w:val="20"/>
                </w:rPr>
                <w:delText>50.7</w:delText>
              </w:r>
            </w:del>
          </w:p>
        </w:tc>
        <w:tc>
          <w:tcPr>
            <w:tcW w:w="0" w:type="auto"/>
            <w:tcBorders>
              <w:top w:val="single" w:sz="0" w:space="0" w:color="D3D3D3"/>
              <w:left w:val="single" w:sz="0" w:space="0" w:color="D3D3D3"/>
              <w:bottom w:val="single" w:sz="0" w:space="0" w:color="D3D3D3"/>
              <w:right w:val="single" w:sz="0" w:space="0" w:color="D3D3D3"/>
            </w:tcBorders>
          </w:tcPr>
          <w:p w14:paraId="282A2171" w14:textId="77777777" w:rsidR="00B50B46" w:rsidRDefault="00000000">
            <w:pPr>
              <w:keepNext/>
              <w:spacing w:after="60"/>
              <w:jc w:val="center"/>
              <w:rPr>
                <w:del w:id="1765" w:author="L’auteur" w:date="2026-04-24T09:20:00Z"/>
              </w:rPr>
            </w:pPr>
            <w:del w:id="1766" w:author="L’auteur" w:date="2026-04-24T09:20: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7351BC5F" w14:textId="77777777" w:rsidR="00B50B46" w:rsidRDefault="00000000">
            <w:pPr>
              <w:keepNext/>
              <w:spacing w:after="60"/>
              <w:jc w:val="center"/>
              <w:rPr>
                <w:del w:id="1767" w:author="L’auteur" w:date="2026-04-24T09:20:00Z"/>
              </w:rPr>
            </w:pPr>
            <w:del w:id="1768" w:author="L’auteur" w:date="2026-04-24T09:20: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21B47DED" w14:textId="77777777" w:rsidR="00B50B46" w:rsidRDefault="00000000">
            <w:pPr>
              <w:keepNext/>
              <w:spacing w:after="60"/>
              <w:jc w:val="center"/>
              <w:rPr>
                <w:del w:id="1769" w:author="L’auteur" w:date="2026-04-24T09:20:00Z"/>
              </w:rPr>
            </w:pPr>
            <w:del w:id="1770" w:author="L’auteur" w:date="2026-04-24T09:20:00Z">
              <w:r>
                <w:rPr>
                  <w:rFonts w:ascii="Calibri" w:hAnsi="Calibri"/>
                  <w:sz w:val="20"/>
                </w:rPr>
                <w:delText>36.2</w:delText>
              </w:r>
            </w:del>
          </w:p>
        </w:tc>
        <w:tc>
          <w:tcPr>
            <w:tcW w:w="0" w:type="auto"/>
            <w:tcBorders>
              <w:top w:val="single" w:sz="0" w:space="0" w:color="D3D3D3"/>
              <w:left w:val="single" w:sz="0" w:space="0" w:color="D3D3D3"/>
              <w:bottom w:val="single" w:sz="0" w:space="0" w:color="D3D3D3"/>
              <w:right w:val="single" w:sz="0" w:space="0" w:color="D3D3D3"/>
            </w:tcBorders>
          </w:tcPr>
          <w:p w14:paraId="244FB8DA" w14:textId="77777777" w:rsidR="00B50B46" w:rsidRDefault="00000000">
            <w:pPr>
              <w:keepNext/>
              <w:spacing w:after="60"/>
              <w:jc w:val="center"/>
              <w:rPr>
                <w:del w:id="1771" w:author="L’auteur" w:date="2026-04-24T09:20:00Z"/>
              </w:rPr>
            </w:pPr>
            <w:del w:id="1772" w:author="L’auteur" w:date="2026-04-24T09:20:00Z">
              <w:r>
                <w:rPr>
                  <w:rFonts w:ascii="Calibri" w:hAnsi="Calibri"/>
                  <w:sz w:val="20"/>
                </w:rPr>
                <w:delText>52.0</w:delText>
              </w:r>
            </w:del>
          </w:p>
        </w:tc>
      </w:tr>
      <w:tr w:rsidR="00B50B46" w14:paraId="6BEEF587" w14:textId="77777777">
        <w:trPr>
          <w:cantSplit/>
          <w:jc w:val="center"/>
          <w:del w:id="177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FB12BDD" w14:textId="77777777" w:rsidR="00B50B46" w:rsidRDefault="00000000">
            <w:pPr>
              <w:keepNext/>
              <w:spacing w:after="60"/>
              <w:jc w:val="center"/>
              <w:rPr>
                <w:del w:id="1774" w:author="L’auteur" w:date="2026-04-24T09:20:00Z"/>
              </w:rPr>
            </w:pPr>
            <w:del w:id="1775" w:author="L’auteur" w:date="2026-04-24T09:20:00Z">
              <w:r>
                <w:rPr>
                  <w:rFonts w:ascii="Calibri" w:hAnsi="Calibri"/>
                  <w:sz w:val="20"/>
                </w:rPr>
                <w:delText>Mauritania</w:delText>
              </w:r>
            </w:del>
          </w:p>
        </w:tc>
        <w:tc>
          <w:tcPr>
            <w:tcW w:w="0" w:type="auto"/>
            <w:tcBorders>
              <w:top w:val="single" w:sz="0" w:space="0" w:color="D3D3D3"/>
              <w:left w:val="single" w:sz="0" w:space="0" w:color="D3D3D3"/>
              <w:bottom w:val="single" w:sz="0" w:space="0" w:color="D3D3D3"/>
              <w:right w:val="single" w:sz="0" w:space="0" w:color="D3D3D3"/>
            </w:tcBorders>
          </w:tcPr>
          <w:p w14:paraId="2AECB82B" w14:textId="77777777" w:rsidR="00B50B46" w:rsidRDefault="00000000">
            <w:pPr>
              <w:keepNext/>
              <w:spacing w:after="60"/>
              <w:jc w:val="center"/>
              <w:rPr>
                <w:del w:id="1776" w:author="L’auteur" w:date="2026-04-24T09:20:00Z"/>
              </w:rPr>
            </w:pPr>
            <w:del w:id="1777"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6621F43" w14:textId="77777777" w:rsidR="00B50B46" w:rsidRDefault="00000000">
            <w:pPr>
              <w:keepNext/>
              <w:spacing w:after="60"/>
              <w:jc w:val="center"/>
              <w:rPr>
                <w:del w:id="1778" w:author="L’auteur" w:date="2026-04-24T09:20:00Z"/>
              </w:rPr>
            </w:pPr>
            <w:del w:id="1779"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0D563EC9" w14:textId="77777777" w:rsidR="00B50B46" w:rsidRDefault="00000000">
            <w:pPr>
              <w:keepNext/>
              <w:spacing w:after="60"/>
              <w:jc w:val="center"/>
              <w:rPr>
                <w:del w:id="1780" w:author="L’auteur" w:date="2026-04-24T09:20:00Z"/>
              </w:rPr>
            </w:pPr>
            <w:del w:id="1781"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40B358A5" w14:textId="77777777" w:rsidR="00B50B46" w:rsidRDefault="00000000">
            <w:pPr>
              <w:keepNext/>
              <w:spacing w:after="60"/>
              <w:jc w:val="center"/>
              <w:rPr>
                <w:del w:id="1782" w:author="L’auteur" w:date="2026-04-24T09:20:00Z"/>
              </w:rPr>
            </w:pPr>
            <w:del w:id="1783"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3B5C918D" w14:textId="77777777" w:rsidR="00B50B46" w:rsidRDefault="00000000">
            <w:pPr>
              <w:keepNext/>
              <w:spacing w:after="60"/>
              <w:jc w:val="center"/>
              <w:rPr>
                <w:del w:id="1784" w:author="L’auteur" w:date="2026-04-24T09:20:00Z"/>
              </w:rPr>
            </w:pPr>
            <w:del w:id="1785"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69489F5E" w14:textId="77777777" w:rsidR="00B50B46" w:rsidRDefault="00000000">
            <w:pPr>
              <w:keepNext/>
              <w:spacing w:after="60"/>
              <w:jc w:val="center"/>
              <w:rPr>
                <w:del w:id="1786" w:author="L’auteur" w:date="2026-04-24T09:20:00Z"/>
              </w:rPr>
            </w:pPr>
            <w:del w:id="1787"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2216CE7D" w14:textId="77777777" w:rsidR="00B50B46" w:rsidRDefault="00000000">
            <w:pPr>
              <w:keepNext/>
              <w:spacing w:after="60"/>
              <w:jc w:val="center"/>
              <w:rPr>
                <w:del w:id="1788" w:author="L’auteur" w:date="2026-04-24T09:20:00Z"/>
              </w:rPr>
            </w:pPr>
            <w:del w:id="1789"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5FFC561E" w14:textId="77777777" w:rsidR="00B50B46" w:rsidRDefault="00000000">
            <w:pPr>
              <w:keepNext/>
              <w:spacing w:after="60"/>
              <w:jc w:val="center"/>
              <w:rPr>
                <w:del w:id="1790" w:author="L’auteur" w:date="2026-04-24T09:20:00Z"/>
              </w:rPr>
            </w:pPr>
            <w:del w:id="1791" w:author="L’auteur" w:date="2026-04-24T09:20: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6E80AC64" w14:textId="77777777" w:rsidR="00B50B46" w:rsidRDefault="00000000">
            <w:pPr>
              <w:keepNext/>
              <w:spacing w:after="60"/>
              <w:jc w:val="center"/>
              <w:rPr>
                <w:del w:id="1792" w:author="L’auteur" w:date="2026-04-24T09:20:00Z"/>
              </w:rPr>
            </w:pPr>
            <w:del w:id="1793"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59625CF5" w14:textId="77777777" w:rsidR="00B50B46" w:rsidRDefault="00000000">
            <w:pPr>
              <w:keepNext/>
              <w:spacing w:after="60"/>
              <w:jc w:val="center"/>
              <w:rPr>
                <w:del w:id="1794" w:author="L’auteur" w:date="2026-04-24T09:20:00Z"/>
              </w:rPr>
            </w:pPr>
            <w:del w:id="1795"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2D94FABF" w14:textId="77777777" w:rsidR="00B50B46" w:rsidRDefault="00000000">
            <w:pPr>
              <w:keepNext/>
              <w:spacing w:after="60"/>
              <w:jc w:val="center"/>
              <w:rPr>
                <w:del w:id="1796" w:author="L’auteur" w:date="2026-04-24T09:20:00Z"/>
              </w:rPr>
            </w:pPr>
            <w:del w:id="1797"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47643FC3" w14:textId="77777777" w:rsidR="00B50B46" w:rsidRDefault="00000000">
            <w:pPr>
              <w:keepNext/>
              <w:spacing w:after="60"/>
              <w:jc w:val="center"/>
              <w:rPr>
                <w:del w:id="1798" w:author="L’auteur" w:date="2026-04-24T09:20:00Z"/>
              </w:rPr>
            </w:pPr>
            <w:del w:id="1799" w:author="L’auteur" w:date="2026-04-24T09:20:00Z">
              <w:r>
                <w:rPr>
                  <w:rFonts w:ascii="Calibri" w:hAnsi="Calibri"/>
                  <w:sz w:val="20"/>
                </w:rPr>
                <w:delText>0.7</w:delText>
              </w:r>
            </w:del>
          </w:p>
        </w:tc>
      </w:tr>
      <w:tr w:rsidR="00B50B46" w14:paraId="0A5D7B6A" w14:textId="77777777">
        <w:trPr>
          <w:cantSplit/>
          <w:jc w:val="center"/>
          <w:del w:id="180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94E2624" w14:textId="77777777" w:rsidR="00B50B46" w:rsidRDefault="00000000">
            <w:pPr>
              <w:keepNext/>
              <w:spacing w:after="60"/>
              <w:jc w:val="center"/>
              <w:rPr>
                <w:del w:id="1801" w:author="L’auteur" w:date="2026-04-24T09:20:00Z"/>
              </w:rPr>
            </w:pPr>
            <w:del w:id="1802" w:author="L’auteur" w:date="2026-04-24T09:20:00Z">
              <w:r>
                <w:rPr>
                  <w:rFonts w:ascii="Calibri" w:hAnsi="Calibri"/>
                  <w:sz w:val="20"/>
                </w:rPr>
                <w:delText>Micronesia, Fed. Sts.</w:delText>
              </w:r>
            </w:del>
          </w:p>
        </w:tc>
        <w:tc>
          <w:tcPr>
            <w:tcW w:w="0" w:type="auto"/>
            <w:tcBorders>
              <w:top w:val="single" w:sz="0" w:space="0" w:color="D3D3D3"/>
              <w:left w:val="single" w:sz="0" w:space="0" w:color="D3D3D3"/>
              <w:bottom w:val="single" w:sz="0" w:space="0" w:color="D3D3D3"/>
              <w:right w:val="single" w:sz="0" w:space="0" w:color="D3D3D3"/>
            </w:tcBorders>
          </w:tcPr>
          <w:p w14:paraId="561A14B5" w14:textId="77777777" w:rsidR="00B50B46" w:rsidRDefault="00000000">
            <w:pPr>
              <w:keepNext/>
              <w:spacing w:after="60"/>
              <w:jc w:val="center"/>
              <w:rPr>
                <w:del w:id="1803" w:author="L’auteur" w:date="2026-04-24T09:20:00Z"/>
              </w:rPr>
            </w:pPr>
            <w:del w:id="180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1995798" w14:textId="77777777" w:rsidR="00B50B46" w:rsidRDefault="00000000">
            <w:pPr>
              <w:keepNext/>
              <w:spacing w:after="60"/>
              <w:jc w:val="center"/>
              <w:rPr>
                <w:del w:id="1805" w:author="L’auteur" w:date="2026-04-24T09:20:00Z"/>
              </w:rPr>
            </w:pPr>
            <w:del w:id="1806"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2C23504" w14:textId="77777777" w:rsidR="00B50B46" w:rsidRDefault="00000000">
            <w:pPr>
              <w:keepNext/>
              <w:spacing w:after="60"/>
              <w:jc w:val="center"/>
              <w:rPr>
                <w:del w:id="1807" w:author="L’auteur" w:date="2026-04-24T09:20:00Z"/>
              </w:rPr>
            </w:pPr>
            <w:del w:id="180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F78A947" w14:textId="77777777" w:rsidR="00B50B46" w:rsidRDefault="00000000">
            <w:pPr>
              <w:keepNext/>
              <w:spacing w:after="60"/>
              <w:jc w:val="center"/>
              <w:rPr>
                <w:del w:id="1809" w:author="L’auteur" w:date="2026-04-24T09:20:00Z"/>
              </w:rPr>
            </w:pPr>
            <w:del w:id="181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302E5EE" w14:textId="77777777" w:rsidR="00B50B46" w:rsidRDefault="00000000">
            <w:pPr>
              <w:keepNext/>
              <w:spacing w:after="60"/>
              <w:jc w:val="center"/>
              <w:rPr>
                <w:del w:id="1811" w:author="L’auteur" w:date="2026-04-24T09:20:00Z"/>
              </w:rPr>
            </w:pPr>
            <w:del w:id="181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13BACD6" w14:textId="77777777" w:rsidR="00B50B46" w:rsidRDefault="00000000">
            <w:pPr>
              <w:keepNext/>
              <w:spacing w:after="60"/>
              <w:jc w:val="center"/>
              <w:rPr>
                <w:del w:id="1813" w:author="L’auteur" w:date="2026-04-24T09:20:00Z"/>
              </w:rPr>
            </w:pPr>
            <w:del w:id="181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9624B42" w14:textId="77777777" w:rsidR="00B50B46" w:rsidRDefault="00000000">
            <w:pPr>
              <w:keepNext/>
              <w:spacing w:after="60"/>
              <w:jc w:val="center"/>
              <w:rPr>
                <w:del w:id="1815" w:author="L’auteur" w:date="2026-04-24T09:20:00Z"/>
              </w:rPr>
            </w:pPr>
            <w:del w:id="1816"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AEE01B1" w14:textId="77777777" w:rsidR="00B50B46" w:rsidRDefault="00000000">
            <w:pPr>
              <w:keepNext/>
              <w:spacing w:after="60"/>
              <w:jc w:val="center"/>
              <w:rPr>
                <w:del w:id="1817" w:author="L’auteur" w:date="2026-04-24T09:20:00Z"/>
              </w:rPr>
            </w:pPr>
            <w:del w:id="181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7C38730" w14:textId="77777777" w:rsidR="00B50B46" w:rsidRDefault="00000000">
            <w:pPr>
              <w:keepNext/>
              <w:spacing w:after="60"/>
              <w:jc w:val="center"/>
              <w:rPr>
                <w:del w:id="1819" w:author="L’auteur" w:date="2026-04-24T09:20:00Z"/>
              </w:rPr>
            </w:pPr>
            <w:del w:id="182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3263CDD" w14:textId="77777777" w:rsidR="00B50B46" w:rsidRDefault="00000000">
            <w:pPr>
              <w:keepNext/>
              <w:spacing w:after="60"/>
              <w:jc w:val="center"/>
              <w:rPr>
                <w:del w:id="1821" w:author="L’auteur" w:date="2026-04-24T09:20:00Z"/>
              </w:rPr>
            </w:pPr>
            <w:del w:id="182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CF9D0DC" w14:textId="77777777" w:rsidR="00B50B46" w:rsidRDefault="00000000">
            <w:pPr>
              <w:keepNext/>
              <w:spacing w:after="60"/>
              <w:jc w:val="center"/>
              <w:rPr>
                <w:del w:id="1823" w:author="L’auteur" w:date="2026-04-24T09:20:00Z"/>
              </w:rPr>
            </w:pPr>
            <w:del w:id="182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6CE7B50" w14:textId="77777777" w:rsidR="00B50B46" w:rsidRDefault="00000000">
            <w:pPr>
              <w:keepNext/>
              <w:spacing w:after="60"/>
              <w:jc w:val="center"/>
              <w:rPr>
                <w:del w:id="1825" w:author="L’auteur" w:date="2026-04-24T09:20:00Z"/>
              </w:rPr>
            </w:pPr>
            <w:del w:id="1826" w:author="L’auteur" w:date="2026-04-24T09:20:00Z">
              <w:r>
                <w:rPr>
                  <w:rFonts w:ascii="Calibri" w:hAnsi="Calibri"/>
                  <w:sz w:val="20"/>
                </w:rPr>
                <w:delText>0.0</w:delText>
              </w:r>
            </w:del>
          </w:p>
        </w:tc>
      </w:tr>
      <w:tr w:rsidR="00B50B46" w14:paraId="16379A44" w14:textId="77777777">
        <w:trPr>
          <w:cantSplit/>
          <w:jc w:val="center"/>
          <w:del w:id="182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F5452B2" w14:textId="77777777" w:rsidR="00B50B46" w:rsidRDefault="00000000">
            <w:pPr>
              <w:keepNext/>
              <w:spacing w:after="60"/>
              <w:jc w:val="center"/>
              <w:rPr>
                <w:del w:id="1828" w:author="L’auteur" w:date="2026-04-24T09:20:00Z"/>
              </w:rPr>
            </w:pPr>
            <w:del w:id="1829" w:author="L’auteur" w:date="2026-04-24T09:20:00Z">
              <w:r>
                <w:rPr>
                  <w:rFonts w:ascii="Calibri" w:hAnsi="Calibri"/>
                  <w:sz w:val="20"/>
                </w:rPr>
                <w:delText>Moldova</w:delText>
              </w:r>
            </w:del>
          </w:p>
        </w:tc>
        <w:tc>
          <w:tcPr>
            <w:tcW w:w="0" w:type="auto"/>
            <w:tcBorders>
              <w:top w:val="single" w:sz="0" w:space="0" w:color="D3D3D3"/>
              <w:left w:val="single" w:sz="0" w:space="0" w:color="D3D3D3"/>
              <w:bottom w:val="single" w:sz="0" w:space="0" w:color="D3D3D3"/>
              <w:right w:val="single" w:sz="0" w:space="0" w:color="D3D3D3"/>
            </w:tcBorders>
          </w:tcPr>
          <w:p w14:paraId="20F5518E" w14:textId="77777777" w:rsidR="00B50B46" w:rsidRDefault="00000000">
            <w:pPr>
              <w:keepNext/>
              <w:spacing w:after="60"/>
              <w:jc w:val="center"/>
              <w:rPr>
                <w:del w:id="1830" w:author="L’auteur" w:date="2026-04-24T09:20:00Z"/>
              </w:rPr>
            </w:pPr>
            <w:del w:id="1831" w:author="L’auteur" w:date="2026-04-24T09:20: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7E4674B9" w14:textId="77777777" w:rsidR="00B50B46" w:rsidRDefault="00000000">
            <w:pPr>
              <w:keepNext/>
              <w:spacing w:after="60"/>
              <w:jc w:val="center"/>
              <w:rPr>
                <w:del w:id="1832" w:author="L’auteur" w:date="2026-04-24T09:20:00Z"/>
              </w:rPr>
            </w:pPr>
            <w:del w:id="1833" w:author="L’auteur" w:date="2026-04-24T09:20: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6FF8C9A0" w14:textId="77777777" w:rsidR="00B50B46" w:rsidRDefault="00000000">
            <w:pPr>
              <w:keepNext/>
              <w:spacing w:after="60"/>
              <w:jc w:val="center"/>
              <w:rPr>
                <w:del w:id="1834" w:author="L’auteur" w:date="2026-04-24T09:20:00Z"/>
              </w:rPr>
            </w:pPr>
            <w:del w:id="1835" w:author="L’auteur" w:date="2026-04-24T09:20:00Z">
              <w:r>
                <w:rPr>
                  <w:rFonts w:ascii="Calibri" w:hAnsi="Calibri"/>
                  <w:sz w:val="20"/>
                </w:rPr>
                <w:delText>86.1</w:delText>
              </w:r>
            </w:del>
          </w:p>
        </w:tc>
        <w:tc>
          <w:tcPr>
            <w:tcW w:w="0" w:type="auto"/>
            <w:tcBorders>
              <w:top w:val="single" w:sz="0" w:space="0" w:color="D3D3D3"/>
              <w:left w:val="single" w:sz="0" w:space="0" w:color="D3D3D3"/>
              <w:bottom w:val="single" w:sz="0" w:space="0" w:color="D3D3D3"/>
              <w:right w:val="single" w:sz="0" w:space="0" w:color="D3D3D3"/>
            </w:tcBorders>
          </w:tcPr>
          <w:p w14:paraId="365BF909" w14:textId="77777777" w:rsidR="00B50B46" w:rsidRDefault="00000000">
            <w:pPr>
              <w:keepNext/>
              <w:spacing w:after="60"/>
              <w:jc w:val="center"/>
              <w:rPr>
                <w:del w:id="1836" w:author="L’auteur" w:date="2026-04-24T09:20:00Z"/>
              </w:rPr>
            </w:pPr>
            <w:del w:id="1837" w:author="L’auteur" w:date="2026-04-24T09:20:00Z">
              <w:r>
                <w:rPr>
                  <w:rFonts w:ascii="Calibri" w:hAnsi="Calibri"/>
                  <w:sz w:val="20"/>
                </w:rPr>
                <w:delText>86.4</w:delText>
              </w:r>
            </w:del>
          </w:p>
        </w:tc>
        <w:tc>
          <w:tcPr>
            <w:tcW w:w="0" w:type="auto"/>
            <w:tcBorders>
              <w:top w:val="single" w:sz="0" w:space="0" w:color="D3D3D3"/>
              <w:left w:val="single" w:sz="0" w:space="0" w:color="D3D3D3"/>
              <w:bottom w:val="single" w:sz="0" w:space="0" w:color="D3D3D3"/>
              <w:right w:val="single" w:sz="0" w:space="0" w:color="D3D3D3"/>
            </w:tcBorders>
          </w:tcPr>
          <w:p w14:paraId="016D9621" w14:textId="77777777" w:rsidR="00B50B46" w:rsidRDefault="00000000">
            <w:pPr>
              <w:keepNext/>
              <w:spacing w:after="60"/>
              <w:jc w:val="center"/>
              <w:rPr>
                <w:del w:id="1838" w:author="L’auteur" w:date="2026-04-24T09:20:00Z"/>
              </w:rPr>
            </w:pPr>
            <w:del w:id="1839" w:author="L’auteur" w:date="2026-04-24T09:20: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64252AE1" w14:textId="77777777" w:rsidR="00B50B46" w:rsidRDefault="00000000">
            <w:pPr>
              <w:keepNext/>
              <w:spacing w:after="60"/>
              <w:jc w:val="center"/>
              <w:rPr>
                <w:del w:id="1840" w:author="L’auteur" w:date="2026-04-24T09:20:00Z"/>
              </w:rPr>
            </w:pPr>
            <w:del w:id="1841" w:author="L’auteur" w:date="2026-04-24T09:20: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00EAF11B" w14:textId="77777777" w:rsidR="00B50B46" w:rsidRDefault="00000000">
            <w:pPr>
              <w:keepNext/>
              <w:spacing w:after="60"/>
              <w:jc w:val="center"/>
              <w:rPr>
                <w:del w:id="1842" w:author="L’auteur" w:date="2026-04-24T09:20:00Z"/>
              </w:rPr>
            </w:pPr>
            <w:del w:id="1843" w:author="L’auteur" w:date="2026-04-24T09:20:00Z">
              <w:r>
                <w:rPr>
                  <w:rFonts w:ascii="Calibri" w:hAnsi="Calibri"/>
                  <w:sz w:val="20"/>
                </w:rPr>
                <w:delText>91.5</w:delText>
              </w:r>
            </w:del>
          </w:p>
        </w:tc>
        <w:tc>
          <w:tcPr>
            <w:tcW w:w="0" w:type="auto"/>
            <w:tcBorders>
              <w:top w:val="single" w:sz="0" w:space="0" w:color="D3D3D3"/>
              <w:left w:val="single" w:sz="0" w:space="0" w:color="D3D3D3"/>
              <w:bottom w:val="single" w:sz="0" w:space="0" w:color="D3D3D3"/>
              <w:right w:val="single" w:sz="0" w:space="0" w:color="D3D3D3"/>
            </w:tcBorders>
          </w:tcPr>
          <w:p w14:paraId="50303EF2" w14:textId="77777777" w:rsidR="00B50B46" w:rsidRDefault="00000000">
            <w:pPr>
              <w:keepNext/>
              <w:spacing w:after="60"/>
              <w:jc w:val="center"/>
              <w:rPr>
                <w:del w:id="1844" w:author="L’auteur" w:date="2026-04-24T09:20:00Z"/>
              </w:rPr>
            </w:pPr>
            <w:del w:id="1845" w:author="L’auteur" w:date="2026-04-24T09:20:00Z">
              <w:r>
                <w:rPr>
                  <w:rFonts w:ascii="Calibri" w:hAnsi="Calibri"/>
                  <w:sz w:val="20"/>
                </w:rPr>
                <w:delText>91.5</w:delText>
              </w:r>
            </w:del>
          </w:p>
        </w:tc>
        <w:tc>
          <w:tcPr>
            <w:tcW w:w="0" w:type="auto"/>
            <w:tcBorders>
              <w:top w:val="single" w:sz="0" w:space="0" w:color="D3D3D3"/>
              <w:left w:val="single" w:sz="0" w:space="0" w:color="D3D3D3"/>
              <w:bottom w:val="single" w:sz="0" w:space="0" w:color="D3D3D3"/>
              <w:right w:val="single" w:sz="0" w:space="0" w:color="D3D3D3"/>
            </w:tcBorders>
          </w:tcPr>
          <w:p w14:paraId="65EBB536" w14:textId="77777777" w:rsidR="00B50B46" w:rsidRDefault="00000000">
            <w:pPr>
              <w:keepNext/>
              <w:spacing w:after="60"/>
              <w:jc w:val="center"/>
              <w:rPr>
                <w:del w:id="1846" w:author="L’auteur" w:date="2026-04-24T09:20:00Z"/>
              </w:rPr>
            </w:pPr>
            <w:del w:id="1847" w:author="L’auteur" w:date="2026-04-24T09:20:00Z">
              <w:r>
                <w:rPr>
                  <w:rFonts w:ascii="Calibri" w:hAnsi="Calibri"/>
                  <w:sz w:val="20"/>
                </w:rPr>
                <w:delText>6.3</w:delText>
              </w:r>
            </w:del>
          </w:p>
        </w:tc>
        <w:tc>
          <w:tcPr>
            <w:tcW w:w="0" w:type="auto"/>
            <w:tcBorders>
              <w:top w:val="single" w:sz="0" w:space="0" w:color="D3D3D3"/>
              <w:left w:val="single" w:sz="0" w:space="0" w:color="D3D3D3"/>
              <w:bottom w:val="single" w:sz="0" w:space="0" w:color="D3D3D3"/>
              <w:right w:val="single" w:sz="0" w:space="0" w:color="D3D3D3"/>
            </w:tcBorders>
          </w:tcPr>
          <w:p w14:paraId="1E93C21E" w14:textId="77777777" w:rsidR="00B50B46" w:rsidRDefault="00000000">
            <w:pPr>
              <w:keepNext/>
              <w:spacing w:after="60"/>
              <w:jc w:val="center"/>
              <w:rPr>
                <w:del w:id="1848" w:author="L’auteur" w:date="2026-04-24T09:20:00Z"/>
              </w:rPr>
            </w:pPr>
            <w:del w:id="1849" w:author="L’auteur" w:date="2026-04-24T09:20: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258AC926" w14:textId="77777777" w:rsidR="00B50B46" w:rsidRDefault="00000000">
            <w:pPr>
              <w:keepNext/>
              <w:spacing w:after="60"/>
              <w:jc w:val="center"/>
              <w:rPr>
                <w:del w:id="1850" w:author="L’auteur" w:date="2026-04-24T09:20:00Z"/>
              </w:rPr>
            </w:pPr>
            <w:del w:id="1851" w:author="L’auteur" w:date="2026-04-24T09:20:00Z">
              <w:r>
                <w:rPr>
                  <w:rFonts w:ascii="Calibri" w:hAnsi="Calibri"/>
                  <w:sz w:val="20"/>
                </w:rPr>
                <w:delText>83.2</w:delText>
              </w:r>
            </w:del>
          </w:p>
        </w:tc>
        <w:tc>
          <w:tcPr>
            <w:tcW w:w="0" w:type="auto"/>
            <w:tcBorders>
              <w:top w:val="single" w:sz="0" w:space="0" w:color="D3D3D3"/>
              <w:left w:val="single" w:sz="0" w:space="0" w:color="D3D3D3"/>
              <w:bottom w:val="single" w:sz="0" w:space="0" w:color="D3D3D3"/>
              <w:right w:val="single" w:sz="0" w:space="0" w:color="D3D3D3"/>
            </w:tcBorders>
          </w:tcPr>
          <w:p w14:paraId="58537EE2" w14:textId="77777777" w:rsidR="00B50B46" w:rsidRDefault="00000000">
            <w:pPr>
              <w:keepNext/>
              <w:spacing w:after="60"/>
              <w:jc w:val="center"/>
              <w:rPr>
                <w:del w:id="1852" w:author="L’auteur" w:date="2026-04-24T09:20:00Z"/>
              </w:rPr>
            </w:pPr>
            <w:del w:id="1853" w:author="L’auteur" w:date="2026-04-24T09:20:00Z">
              <w:r>
                <w:rPr>
                  <w:rFonts w:ascii="Calibri" w:hAnsi="Calibri"/>
                  <w:sz w:val="20"/>
                </w:rPr>
                <w:delText>82.1</w:delText>
              </w:r>
            </w:del>
          </w:p>
        </w:tc>
      </w:tr>
      <w:tr w:rsidR="00B50B46" w14:paraId="5E1137F7" w14:textId="77777777">
        <w:trPr>
          <w:cantSplit/>
          <w:jc w:val="center"/>
          <w:del w:id="185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E25E756" w14:textId="77777777" w:rsidR="00B50B46" w:rsidRDefault="00000000">
            <w:pPr>
              <w:keepNext/>
              <w:spacing w:after="60"/>
              <w:jc w:val="center"/>
              <w:rPr>
                <w:del w:id="1855" w:author="L’auteur" w:date="2026-04-24T09:20:00Z"/>
              </w:rPr>
            </w:pPr>
            <w:del w:id="1856" w:author="L’auteur" w:date="2026-04-24T09:20:00Z">
              <w:r>
                <w:rPr>
                  <w:rFonts w:ascii="Calibri" w:hAnsi="Calibri"/>
                  <w:sz w:val="20"/>
                </w:rPr>
                <w:delText>Mongolia</w:delText>
              </w:r>
            </w:del>
          </w:p>
        </w:tc>
        <w:tc>
          <w:tcPr>
            <w:tcW w:w="0" w:type="auto"/>
            <w:tcBorders>
              <w:top w:val="single" w:sz="0" w:space="0" w:color="D3D3D3"/>
              <w:left w:val="single" w:sz="0" w:space="0" w:color="D3D3D3"/>
              <w:bottom w:val="single" w:sz="0" w:space="0" w:color="D3D3D3"/>
              <w:right w:val="single" w:sz="0" w:space="0" w:color="D3D3D3"/>
            </w:tcBorders>
          </w:tcPr>
          <w:p w14:paraId="3F28B6C4" w14:textId="77777777" w:rsidR="00B50B46" w:rsidRDefault="00000000">
            <w:pPr>
              <w:keepNext/>
              <w:spacing w:after="60"/>
              <w:jc w:val="center"/>
              <w:rPr>
                <w:del w:id="1857" w:author="L’auteur" w:date="2026-04-24T09:20:00Z"/>
              </w:rPr>
            </w:pPr>
            <w:del w:id="1858" w:author="L’auteur" w:date="2026-04-24T09:20:00Z">
              <w:r>
                <w:rPr>
                  <w:rFonts w:ascii="Calibri" w:hAnsi="Calibri"/>
                  <w:sz w:val="20"/>
                </w:rPr>
                <w:delText>14.8</w:delText>
              </w:r>
            </w:del>
          </w:p>
        </w:tc>
        <w:tc>
          <w:tcPr>
            <w:tcW w:w="0" w:type="auto"/>
            <w:tcBorders>
              <w:top w:val="single" w:sz="0" w:space="0" w:color="D3D3D3"/>
              <w:left w:val="single" w:sz="0" w:space="0" w:color="D3D3D3"/>
              <w:bottom w:val="single" w:sz="0" w:space="0" w:color="D3D3D3"/>
              <w:right w:val="single" w:sz="0" w:space="0" w:color="D3D3D3"/>
            </w:tcBorders>
          </w:tcPr>
          <w:p w14:paraId="17F86608" w14:textId="77777777" w:rsidR="00B50B46" w:rsidRDefault="00000000">
            <w:pPr>
              <w:keepNext/>
              <w:spacing w:after="60"/>
              <w:jc w:val="center"/>
              <w:rPr>
                <w:del w:id="1859" w:author="L’auteur" w:date="2026-04-24T09:20:00Z"/>
              </w:rPr>
            </w:pPr>
            <w:del w:id="1860" w:author="L’auteur" w:date="2026-04-24T09:20:00Z">
              <w:r>
                <w:rPr>
                  <w:rFonts w:ascii="Calibri" w:hAnsi="Calibri"/>
                  <w:sz w:val="20"/>
                </w:rPr>
                <w:delText>19.7</w:delText>
              </w:r>
            </w:del>
          </w:p>
        </w:tc>
        <w:tc>
          <w:tcPr>
            <w:tcW w:w="0" w:type="auto"/>
            <w:tcBorders>
              <w:top w:val="single" w:sz="0" w:space="0" w:color="D3D3D3"/>
              <w:left w:val="single" w:sz="0" w:space="0" w:color="D3D3D3"/>
              <w:bottom w:val="single" w:sz="0" w:space="0" w:color="D3D3D3"/>
              <w:right w:val="single" w:sz="0" w:space="0" w:color="D3D3D3"/>
            </w:tcBorders>
          </w:tcPr>
          <w:p w14:paraId="2F6EF8CE" w14:textId="77777777" w:rsidR="00B50B46" w:rsidRDefault="00000000">
            <w:pPr>
              <w:keepNext/>
              <w:spacing w:after="60"/>
              <w:jc w:val="center"/>
              <w:rPr>
                <w:del w:id="1861" w:author="L’auteur" w:date="2026-04-24T09:20:00Z"/>
              </w:rPr>
            </w:pPr>
            <w:del w:id="1862" w:author="L’auteur" w:date="2026-04-24T09:20:00Z">
              <w:r>
                <w:rPr>
                  <w:rFonts w:ascii="Calibri" w:hAnsi="Calibri"/>
                  <w:sz w:val="20"/>
                </w:rPr>
                <w:delText>23.4</w:delText>
              </w:r>
            </w:del>
          </w:p>
        </w:tc>
        <w:tc>
          <w:tcPr>
            <w:tcW w:w="0" w:type="auto"/>
            <w:tcBorders>
              <w:top w:val="single" w:sz="0" w:space="0" w:color="D3D3D3"/>
              <w:left w:val="single" w:sz="0" w:space="0" w:color="D3D3D3"/>
              <w:bottom w:val="single" w:sz="0" w:space="0" w:color="D3D3D3"/>
              <w:right w:val="single" w:sz="0" w:space="0" w:color="D3D3D3"/>
            </w:tcBorders>
          </w:tcPr>
          <w:p w14:paraId="4F4BBDA4" w14:textId="77777777" w:rsidR="00B50B46" w:rsidRDefault="00000000">
            <w:pPr>
              <w:keepNext/>
              <w:spacing w:after="60"/>
              <w:jc w:val="center"/>
              <w:rPr>
                <w:del w:id="1863" w:author="L’auteur" w:date="2026-04-24T09:20:00Z"/>
              </w:rPr>
            </w:pPr>
            <w:del w:id="1864" w:author="L’auteur" w:date="2026-04-24T09:20:00Z">
              <w:r>
                <w:rPr>
                  <w:rFonts w:ascii="Calibri" w:hAnsi="Calibri"/>
                  <w:sz w:val="20"/>
                </w:rPr>
                <w:delText>32.1</w:delText>
              </w:r>
            </w:del>
          </w:p>
        </w:tc>
        <w:tc>
          <w:tcPr>
            <w:tcW w:w="0" w:type="auto"/>
            <w:tcBorders>
              <w:top w:val="single" w:sz="0" w:space="0" w:color="D3D3D3"/>
              <w:left w:val="single" w:sz="0" w:space="0" w:color="D3D3D3"/>
              <w:bottom w:val="single" w:sz="0" w:space="0" w:color="D3D3D3"/>
              <w:right w:val="single" w:sz="0" w:space="0" w:color="D3D3D3"/>
            </w:tcBorders>
          </w:tcPr>
          <w:p w14:paraId="27B72F5F" w14:textId="77777777" w:rsidR="00B50B46" w:rsidRDefault="00000000">
            <w:pPr>
              <w:keepNext/>
              <w:spacing w:after="60"/>
              <w:jc w:val="center"/>
              <w:rPr>
                <w:del w:id="1865" w:author="L’auteur" w:date="2026-04-24T09:20:00Z"/>
              </w:rPr>
            </w:pPr>
            <w:del w:id="1866"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39A10D7A" w14:textId="77777777" w:rsidR="00B50B46" w:rsidRDefault="00000000">
            <w:pPr>
              <w:keepNext/>
              <w:spacing w:after="60"/>
              <w:jc w:val="center"/>
              <w:rPr>
                <w:del w:id="1867" w:author="L’auteur" w:date="2026-04-24T09:20:00Z"/>
              </w:rPr>
            </w:pPr>
            <w:del w:id="1868" w:author="L’auteur" w:date="2026-04-24T09:20: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728EE379" w14:textId="77777777" w:rsidR="00B50B46" w:rsidRDefault="00000000">
            <w:pPr>
              <w:keepNext/>
              <w:spacing w:after="60"/>
              <w:jc w:val="center"/>
              <w:rPr>
                <w:del w:id="1869" w:author="L’auteur" w:date="2026-04-24T09:20:00Z"/>
              </w:rPr>
            </w:pPr>
            <w:del w:id="1870" w:author="L’auteur" w:date="2026-04-24T09:20:00Z">
              <w:r>
                <w:rPr>
                  <w:rFonts w:ascii="Calibri" w:hAnsi="Calibri"/>
                  <w:sz w:val="20"/>
                </w:rPr>
                <w:delText>36.2</w:delText>
              </w:r>
            </w:del>
          </w:p>
        </w:tc>
        <w:tc>
          <w:tcPr>
            <w:tcW w:w="0" w:type="auto"/>
            <w:tcBorders>
              <w:top w:val="single" w:sz="0" w:space="0" w:color="D3D3D3"/>
              <w:left w:val="single" w:sz="0" w:space="0" w:color="D3D3D3"/>
              <w:bottom w:val="single" w:sz="0" w:space="0" w:color="D3D3D3"/>
              <w:right w:val="single" w:sz="0" w:space="0" w:color="D3D3D3"/>
            </w:tcBorders>
          </w:tcPr>
          <w:p w14:paraId="6EB99735" w14:textId="77777777" w:rsidR="00B50B46" w:rsidRDefault="00000000">
            <w:pPr>
              <w:keepNext/>
              <w:spacing w:after="60"/>
              <w:jc w:val="center"/>
              <w:rPr>
                <w:del w:id="1871" w:author="L’auteur" w:date="2026-04-24T09:20:00Z"/>
              </w:rPr>
            </w:pPr>
            <w:del w:id="1872" w:author="L’auteur" w:date="2026-04-24T09:20:00Z">
              <w:r>
                <w:rPr>
                  <w:rFonts w:ascii="Calibri" w:hAnsi="Calibri"/>
                  <w:sz w:val="20"/>
                </w:rPr>
                <w:delText>54.4</w:delText>
              </w:r>
            </w:del>
          </w:p>
        </w:tc>
        <w:tc>
          <w:tcPr>
            <w:tcW w:w="0" w:type="auto"/>
            <w:tcBorders>
              <w:top w:val="single" w:sz="0" w:space="0" w:color="D3D3D3"/>
              <w:left w:val="single" w:sz="0" w:space="0" w:color="D3D3D3"/>
              <w:bottom w:val="single" w:sz="0" w:space="0" w:color="D3D3D3"/>
              <w:right w:val="single" w:sz="0" w:space="0" w:color="D3D3D3"/>
            </w:tcBorders>
          </w:tcPr>
          <w:p w14:paraId="60EACF01" w14:textId="77777777" w:rsidR="00B50B46" w:rsidRDefault="00000000">
            <w:pPr>
              <w:keepNext/>
              <w:spacing w:after="60"/>
              <w:jc w:val="center"/>
              <w:rPr>
                <w:del w:id="1873" w:author="L’auteur" w:date="2026-04-24T09:20:00Z"/>
              </w:rPr>
            </w:pPr>
            <w:del w:id="1874" w:author="L’auteur" w:date="2026-04-24T09:20:00Z">
              <w:r>
                <w:rPr>
                  <w:rFonts w:ascii="Calibri" w:hAnsi="Calibri"/>
                  <w:sz w:val="20"/>
                </w:rPr>
                <w:delText>5.5</w:delText>
              </w:r>
            </w:del>
          </w:p>
        </w:tc>
        <w:tc>
          <w:tcPr>
            <w:tcW w:w="0" w:type="auto"/>
            <w:tcBorders>
              <w:top w:val="single" w:sz="0" w:space="0" w:color="D3D3D3"/>
              <w:left w:val="single" w:sz="0" w:space="0" w:color="D3D3D3"/>
              <w:bottom w:val="single" w:sz="0" w:space="0" w:color="D3D3D3"/>
              <w:right w:val="single" w:sz="0" w:space="0" w:color="D3D3D3"/>
            </w:tcBorders>
          </w:tcPr>
          <w:p w14:paraId="2B1431DB" w14:textId="77777777" w:rsidR="00B50B46" w:rsidRDefault="00000000">
            <w:pPr>
              <w:keepNext/>
              <w:spacing w:after="60"/>
              <w:jc w:val="center"/>
              <w:rPr>
                <w:del w:id="1875" w:author="L’auteur" w:date="2026-04-24T09:20:00Z"/>
              </w:rPr>
            </w:pPr>
            <w:del w:id="1876" w:author="L’auteur" w:date="2026-04-24T09:20: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40C965E4" w14:textId="77777777" w:rsidR="00B50B46" w:rsidRDefault="00000000">
            <w:pPr>
              <w:keepNext/>
              <w:spacing w:after="60"/>
              <w:jc w:val="center"/>
              <w:rPr>
                <w:del w:id="1877" w:author="L’auteur" w:date="2026-04-24T09:20:00Z"/>
              </w:rPr>
            </w:pPr>
            <w:del w:id="1878" w:author="L’auteur" w:date="2026-04-24T09:20:00Z">
              <w:r>
                <w:rPr>
                  <w:rFonts w:ascii="Calibri" w:hAnsi="Calibri"/>
                  <w:sz w:val="20"/>
                </w:rPr>
                <w:delText>33.1</w:delText>
              </w:r>
            </w:del>
          </w:p>
        </w:tc>
        <w:tc>
          <w:tcPr>
            <w:tcW w:w="0" w:type="auto"/>
            <w:tcBorders>
              <w:top w:val="single" w:sz="0" w:space="0" w:color="D3D3D3"/>
              <w:left w:val="single" w:sz="0" w:space="0" w:color="D3D3D3"/>
              <w:bottom w:val="single" w:sz="0" w:space="0" w:color="D3D3D3"/>
              <w:right w:val="single" w:sz="0" w:space="0" w:color="D3D3D3"/>
            </w:tcBorders>
          </w:tcPr>
          <w:p w14:paraId="0956B2AC" w14:textId="77777777" w:rsidR="00B50B46" w:rsidRDefault="00000000">
            <w:pPr>
              <w:keepNext/>
              <w:spacing w:after="60"/>
              <w:jc w:val="center"/>
              <w:rPr>
                <w:del w:id="1879" w:author="L’auteur" w:date="2026-04-24T09:20:00Z"/>
              </w:rPr>
            </w:pPr>
            <w:del w:id="1880" w:author="L’auteur" w:date="2026-04-24T09:20:00Z">
              <w:r>
                <w:rPr>
                  <w:rFonts w:ascii="Calibri" w:hAnsi="Calibri"/>
                  <w:sz w:val="20"/>
                </w:rPr>
                <w:delText>55.5</w:delText>
              </w:r>
            </w:del>
          </w:p>
        </w:tc>
      </w:tr>
      <w:tr w:rsidR="00B50B46" w14:paraId="6294D46D" w14:textId="77777777">
        <w:trPr>
          <w:cantSplit/>
          <w:jc w:val="center"/>
          <w:del w:id="188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59CE382" w14:textId="77777777" w:rsidR="00B50B46" w:rsidRDefault="00000000">
            <w:pPr>
              <w:keepNext/>
              <w:spacing w:after="60"/>
              <w:jc w:val="center"/>
              <w:rPr>
                <w:del w:id="1882" w:author="L’auteur" w:date="2026-04-24T09:20:00Z"/>
              </w:rPr>
            </w:pPr>
            <w:del w:id="1883" w:author="L’auteur" w:date="2026-04-24T09:20:00Z">
              <w:r>
                <w:rPr>
                  <w:rFonts w:ascii="Calibri" w:hAnsi="Calibri"/>
                  <w:sz w:val="20"/>
                </w:rPr>
                <w:delText>Morocco</w:delText>
              </w:r>
            </w:del>
          </w:p>
        </w:tc>
        <w:tc>
          <w:tcPr>
            <w:tcW w:w="0" w:type="auto"/>
            <w:tcBorders>
              <w:top w:val="single" w:sz="0" w:space="0" w:color="D3D3D3"/>
              <w:left w:val="single" w:sz="0" w:space="0" w:color="D3D3D3"/>
              <w:bottom w:val="single" w:sz="0" w:space="0" w:color="D3D3D3"/>
              <w:right w:val="single" w:sz="0" w:space="0" w:color="D3D3D3"/>
            </w:tcBorders>
          </w:tcPr>
          <w:p w14:paraId="7ED0D7D3" w14:textId="77777777" w:rsidR="00B50B46" w:rsidRDefault="00000000">
            <w:pPr>
              <w:keepNext/>
              <w:spacing w:after="60"/>
              <w:jc w:val="center"/>
              <w:rPr>
                <w:del w:id="1884" w:author="L’auteur" w:date="2026-04-24T09:20:00Z"/>
              </w:rPr>
            </w:pPr>
            <w:del w:id="1885"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2CF4C58C" w14:textId="77777777" w:rsidR="00B50B46" w:rsidRDefault="00000000">
            <w:pPr>
              <w:keepNext/>
              <w:spacing w:after="60"/>
              <w:jc w:val="center"/>
              <w:rPr>
                <w:del w:id="1886" w:author="L’auteur" w:date="2026-04-24T09:20:00Z"/>
              </w:rPr>
            </w:pPr>
            <w:del w:id="1887" w:author="L’auteur" w:date="2026-04-24T09:20: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454B4421" w14:textId="77777777" w:rsidR="00B50B46" w:rsidRDefault="00000000">
            <w:pPr>
              <w:keepNext/>
              <w:spacing w:after="60"/>
              <w:jc w:val="center"/>
              <w:rPr>
                <w:del w:id="1888" w:author="L’auteur" w:date="2026-04-24T09:20:00Z"/>
              </w:rPr>
            </w:pPr>
            <w:del w:id="1889" w:author="L’auteur" w:date="2026-04-24T09:20: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73818FA2" w14:textId="77777777" w:rsidR="00B50B46" w:rsidRDefault="00000000">
            <w:pPr>
              <w:keepNext/>
              <w:spacing w:after="60"/>
              <w:jc w:val="center"/>
              <w:rPr>
                <w:del w:id="1890" w:author="L’auteur" w:date="2026-04-24T09:20:00Z"/>
              </w:rPr>
            </w:pPr>
            <w:del w:id="1891" w:author="L’auteur" w:date="2026-04-24T09:20: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4C703E66" w14:textId="77777777" w:rsidR="00B50B46" w:rsidRDefault="00000000">
            <w:pPr>
              <w:keepNext/>
              <w:spacing w:after="60"/>
              <w:jc w:val="center"/>
              <w:rPr>
                <w:del w:id="1892" w:author="L’auteur" w:date="2026-04-24T09:20:00Z"/>
              </w:rPr>
            </w:pPr>
            <w:del w:id="1893"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0916B556" w14:textId="77777777" w:rsidR="00B50B46" w:rsidRDefault="00000000">
            <w:pPr>
              <w:keepNext/>
              <w:spacing w:after="60"/>
              <w:jc w:val="center"/>
              <w:rPr>
                <w:del w:id="1894" w:author="L’auteur" w:date="2026-04-24T09:20:00Z"/>
              </w:rPr>
            </w:pPr>
            <w:del w:id="1895"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47375565" w14:textId="77777777" w:rsidR="00B50B46" w:rsidRDefault="00000000">
            <w:pPr>
              <w:keepNext/>
              <w:spacing w:after="60"/>
              <w:jc w:val="center"/>
              <w:rPr>
                <w:del w:id="1896" w:author="L’auteur" w:date="2026-04-24T09:20:00Z"/>
              </w:rPr>
            </w:pPr>
            <w:del w:id="1897" w:author="L’auteur" w:date="2026-04-24T09:20:00Z">
              <w:r>
                <w:rPr>
                  <w:rFonts w:ascii="Calibri" w:hAnsi="Calibri"/>
                  <w:sz w:val="20"/>
                </w:rPr>
                <w:delText>6.3</w:delText>
              </w:r>
            </w:del>
          </w:p>
        </w:tc>
        <w:tc>
          <w:tcPr>
            <w:tcW w:w="0" w:type="auto"/>
            <w:tcBorders>
              <w:top w:val="single" w:sz="0" w:space="0" w:color="D3D3D3"/>
              <w:left w:val="single" w:sz="0" w:space="0" w:color="D3D3D3"/>
              <w:bottom w:val="single" w:sz="0" w:space="0" w:color="D3D3D3"/>
              <w:right w:val="single" w:sz="0" w:space="0" w:color="D3D3D3"/>
            </w:tcBorders>
          </w:tcPr>
          <w:p w14:paraId="30D3E387" w14:textId="77777777" w:rsidR="00B50B46" w:rsidRDefault="00000000">
            <w:pPr>
              <w:keepNext/>
              <w:spacing w:after="60"/>
              <w:jc w:val="center"/>
              <w:rPr>
                <w:del w:id="1898" w:author="L’auteur" w:date="2026-04-24T09:20:00Z"/>
              </w:rPr>
            </w:pPr>
            <w:del w:id="1899" w:author="L’auteur" w:date="2026-04-24T09:20:00Z">
              <w:r>
                <w:rPr>
                  <w:rFonts w:ascii="Calibri" w:hAnsi="Calibri"/>
                  <w:sz w:val="20"/>
                </w:rPr>
                <w:delText>20.4</w:delText>
              </w:r>
            </w:del>
          </w:p>
        </w:tc>
        <w:tc>
          <w:tcPr>
            <w:tcW w:w="0" w:type="auto"/>
            <w:tcBorders>
              <w:top w:val="single" w:sz="0" w:space="0" w:color="D3D3D3"/>
              <w:left w:val="single" w:sz="0" w:space="0" w:color="D3D3D3"/>
              <w:bottom w:val="single" w:sz="0" w:space="0" w:color="D3D3D3"/>
              <w:right w:val="single" w:sz="0" w:space="0" w:color="D3D3D3"/>
            </w:tcBorders>
          </w:tcPr>
          <w:p w14:paraId="4BCC71BB" w14:textId="77777777" w:rsidR="00B50B46" w:rsidRDefault="00000000">
            <w:pPr>
              <w:keepNext/>
              <w:spacing w:after="60"/>
              <w:jc w:val="center"/>
              <w:rPr>
                <w:del w:id="1900" w:author="L’auteur" w:date="2026-04-24T09:20:00Z"/>
              </w:rPr>
            </w:pPr>
            <w:del w:id="1901"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7D33FBE8" w14:textId="77777777" w:rsidR="00B50B46" w:rsidRDefault="00000000">
            <w:pPr>
              <w:keepNext/>
              <w:spacing w:after="60"/>
              <w:jc w:val="center"/>
              <w:rPr>
                <w:del w:id="1902" w:author="L’auteur" w:date="2026-04-24T09:20:00Z"/>
              </w:rPr>
            </w:pPr>
            <w:del w:id="1903"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4E53DF7A" w14:textId="77777777" w:rsidR="00B50B46" w:rsidRDefault="00000000">
            <w:pPr>
              <w:keepNext/>
              <w:spacing w:after="60"/>
              <w:jc w:val="center"/>
              <w:rPr>
                <w:del w:id="1904" w:author="L’auteur" w:date="2026-04-24T09:20:00Z"/>
              </w:rPr>
            </w:pPr>
            <w:del w:id="1905" w:author="L’auteur" w:date="2026-04-24T09:20: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02B13041" w14:textId="77777777" w:rsidR="00B50B46" w:rsidRDefault="00000000">
            <w:pPr>
              <w:keepNext/>
              <w:spacing w:after="60"/>
              <w:jc w:val="center"/>
              <w:rPr>
                <w:del w:id="1906" w:author="L’auteur" w:date="2026-04-24T09:20:00Z"/>
              </w:rPr>
            </w:pPr>
            <w:del w:id="1907" w:author="L’auteur" w:date="2026-04-24T09:20:00Z">
              <w:r>
                <w:rPr>
                  <w:rFonts w:ascii="Calibri" w:hAnsi="Calibri"/>
                  <w:sz w:val="20"/>
                </w:rPr>
                <w:delText>19.5</w:delText>
              </w:r>
            </w:del>
          </w:p>
        </w:tc>
      </w:tr>
      <w:tr w:rsidR="00B50B46" w14:paraId="3F8F1756" w14:textId="77777777">
        <w:trPr>
          <w:cantSplit/>
          <w:jc w:val="center"/>
          <w:del w:id="1908"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2A636E4" w14:textId="77777777" w:rsidR="00B50B46" w:rsidRDefault="00000000">
            <w:pPr>
              <w:keepNext/>
              <w:spacing w:after="60"/>
              <w:jc w:val="center"/>
              <w:rPr>
                <w:del w:id="1909" w:author="L’auteur" w:date="2026-04-24T09:20:00Z"/>
              </w:rPr>
            </w:pPr>
            <w:del w:id="1910" w:author="L’auteur" w:date="2026-04-24T09:20:00Z">
              <w:r>
                <w:rPr>
                  <w:rFonts w:ascii="Calibri" w:hAnsi="Calibri"/>
                  <w:sz w:val="20"/>
                </w:rPr>
                <w:delText>Mozambique</w:delText>
              </w:r>
            </w:del>
          </w:p>
        </w:tc>
        <w:tc>
          <w:tcPr>
            <w:tcW w:w="0" w:type="auto"/>
            <w:tcBorders>
              <w:top w:val="single" w:sz="0" w:space="0" w:color="D3D3D3"/>
              <w:left w:val="single" w:sz="0" w:space="0" w:color="D3D3D3"/>
              <w:bottom w:val="single" w:sz="0" w:space="0" w:color="D3D3D3"/>
              <w:right w:val="single" w:sz="0" w:space="0" w:color="D3D3D3"/>
            </w:tcBorders>
          </w:tcPr>
          <w:p w14:paraId="3D94726A" w14:textId="77777777" w:rsidR="00B50B46" w:rsidRDefault="00000000">
            <w:pPr>
              <w:keepNext/>
              <w:spacing w:after="60"/>
              <w:jc w:val="center"/>
              <w:rPr>
                <w:del w:id="1911" w:author="L’auteur" w:date="2026-04-24T09:20:00Z"/>
              </w:rPr>
            </w:pPr>
            <w:del w:id="1912" w:author="L’auteur" w:date="2026-04-24T09:20:00Z">
              <w:r>
                <w:rPr>
                  <w:rFonts w:ascii="Calibri" w:hAnsi="Calibri"/>
                  <w:sz w:val="20"/>
                </w:rPr>
                <w:delText>21.1</w:delText>
              </w:r>
            </w:del>
          </w:p>
        </w:tc>
        <w:tc>
          <w:tcPr>
            <w:tcW w:w="0" w:type="auto"/>
            <w:tcBorders>
              <w:top w:val="single" w:sz="0" w:space="0" w:color="D3D3D3"/>
              <w:left w:val="single" w:sz="0" w:space="0" w:color="D3D3D3"/>
              <w:bottom w:val="single" w:sz="0" w:space="0" w:color="D3D3D3"/>
              <w:right w:val="single" w:sz="0" w:space="0" w:color="D3D3D3"/>
            </w:tcBorders>
          </w:tcPr>
          <w:p w14:paraId="02F61F16" w14:textId="77777777" w:rsidR="00B50B46" w:rsidRDefault="00000000">
            <w:pPr>
              <w:keepNext/>
              <w:spacing w:after="60"/>
              <w:jc w:val="center"/>
              <w:rPr>
                <w:del w:id="1913" w:author="L’auteur" w:date="2026-04-24T09:20:00Z"/>
              </w:rPr>
            </w:pPr>
            <w:del w:id="1914" w:author="L’auteur" w:date="2026-04-24T09:20:00Z">
              <w:r>
                <w:rPr>
                  <w:rFonts w:ascii="Calibri" w:hAnsi="Calibri"/>
                  <w:sz w:val="20"/>
                </w:rPr>
                <w:delText>29.4</w:delText>
              </w:r>
            </w:del>
          </w:p>
        </w:tc>
        <w:tc>
          <w:tcPr>
            <w:tcW w:w="0" w:type="auto"/>
            <w:tcBorders>
              <w:top w:val="single" w:sz="0" w:space="0" w:color="D3D3D3"/>
              <w:left w:val="single" w:sz="0" w:space="0" w:color="D3D3D3"/>
              <w:bottom w:val="single" w:sz="0" w:space="0" w:color="D3D3D3"/>
              <w:right w:val="single" w:sz="0" w:space="0" w:color="D3D3D3"/>
            </w:tcBorders>
          </w:tcPr>
          <w:p w14:paraId="3713398D" w14:textId="77777777" w:rsidR="00B50B46" w:rsidRDefault="00000000">
            <w:pPr>
              <w:keepNext/>
              <w:spacing w:after="60"/>
              <w:jc w:val="center"/>
              <w:rPr>
                <w:del w:id="1915" w:author="L’auteur" w:date="2026-04-24T09:20:00Z"/>
              </w:rPr>
            </w:pPr>
            <w:del w:id="1916" w:author="L’auteur" w:date="2026-04-24T09:20:00Z">
              <w:r>
                <w:rPr>
                  <w:rFonts w:ascii="Calibri" w:hAnsi="Calibri"/>
                  <w:sz w:val="20"/>
                </w:rPr>
                <w:delText>33.2</w:delText>
              </w:r>
            </w:del>
          </w:p>
        </w:tc>
        <w:tc>
          <w:tcPr>
            <w:tcW w:w="0" w:type="auto"/>
            <w:tcBorders>
              <w:top w:val="single" w:sz="0" w:space="0" w:color="D3D3D3"/>
              <w:left w:val="single" w:sz="0" w:space="0" w:color="D3D3D3"/>
              <w:bottom w:val="single" w:sz="0" w:space="0" w:color="D3D3D3"/>
              <w:right w:val="single" w:sz="0" w:space="0" w:color="D3D3D3"/>
            </w:tcBorders>
          </w:tcPr>
          <w:p w14:paraId="7793B6A8" w14:textId="77777777" w:rsidR="00B50B46" w:rsidRDefault="00000000">
            <w:pPr>
              <w:keepNext/>
              <w:spacing w:after="60"/>
              <w:jc w:val="center"/>
              <w:rPr>
                <w:del w:id="1917" w:author="L’auteur" w:date="2026-04-24T09:20:00Z"/>
              </w:rPr>
            </w:pPr>
            <w:del w:id="1918" w:author="L’auteur" w:date="2026-04-24T09:20:00Z">
              <w:r>
                <w:rPr>
                  <w:rFonts w:ascii="Calibri" w:hAnsi="Calibri"/>
                  <w:sz w:val="20"/>
                </w:rPr>
                <w:delText>42.9</w:delText>
              </w:r>
            </w:del>
          </w:p>
        </w:tc>
        <w:tc>
          <w:tcPr>
            <w:tcW w:w="0" w:type="auto"/>
            <w:tcBorders>
              <w:top w:val="single" w:sz="0" w:space="0" w:color="D3D3D3"/>
              <w:left w:val="single" w:sz="0" w:space="0" w:color="D3D3D3"/>
              <w:bottom w:val="single" w:sz="0" w:space="0" w:color="D3D3D3"/>
              <w:right w:val="single" w:sz="0" w:space="0" w:color="D3D3D3"/>
            </w:tcBorders>
          </w:tcPr>
          <w:p w14:paraId="78D3331A" w14:textId="77777777" w:rsidR="00B50B46" w:rsidRDefault="00000000">
            <w:pPr>
              <w:keepNext/>
              <w:spacing w:after="60"/>
              <w:jc w:val="center"/>
              <w:rPr>
                <w:del w:id="1919" w:author="L’auteur" w:date="2026-04-24T09:20:00Z"/>
              </w:rPr>
            </w:pPr>
            <w:del w:id="1920" w:author="L’auteur" w:date="2026-04-24T09:20:00Z">
              <w:r>
                <w:rPr>
                  <w:rFonts w:ascii="Calibri" w:hAnsi="Calibri"/>
                  <w:sz w:val="20"/>
                </w:rPr>
                <w:delText>3.6</w:delText>
              </w:r>
            </w:del>
          </w:p>
        </w:tc>
        <w:tc>
          <w:tcPr>
            <w:tcW w:w="0" w:type="auto"/>
            <w:tcBorders>
              <w:top w:val="single" w:sz="0" w:space="0" w:color="D3D3D3"/>
              <w:left w:val="single" w:sz="0" w:space="0" w:color="D3D3D3"/>
              <w:bottom w:val="single" w:sz="0" w:space="0" w:color="D3D3D3"/>
              <w:right w:val="single" w:sz="0" w:space="0" w:color="D3D3D3"/>
            </w:tcBorders>
          </w:tcPr>
          <w:p w14:paraId="595C782F" w14:textId="77777777" w:rsidR="00B50B46" w:rsidRDefault="00000000">
            <w:pPr>
              <w:keepNext/>
              <w:spacing w:after="60"/>
              <w:jc w:val="center"/>
              <w:rPr>
                <w:del w:id="1921" w:author="L’auteur" w:date="2026-04-24T09:20:00Z"/>
              </w:rPr>
            </w:pPr>
            <w:del w:id="1922" w:author="L’auteur" w:date="2026-04-24T09:20:00Z">
              <w:r>
                <w:rPr>
                  <w:rFonts w:ascii="Calibri" w:hAnsi="Calibri"/>
                  <w:sz w:val="20"/>
                </w:rPr>
                <w:delText>8.8</w:delText>
              </w:r>
            </w:del>
          </w:p>
        </w:tc>
        <w:tc>
          <w:tcPr>
            <w:tcW w:w="0" w:type="auto"/>
            <w:tcBorders>
              <w:top w:val="single" w:sz="0" w:space="0" w:color="D3D3D3"/>
              <w:left w:val="single" w:sz="0" w:space="0" w:color="D3D3D3"/>
              <w:bottom w:val="single" w:sz="0" w:space="0" w:color="D3D3D3"/>
              <w:right w:val="single" w:sz="0" w:space="0" w:color="D3D3D3"/>
            </w:tcBorders>
          </w:tcPr>
          <w:p w14:paraId="4B7B9A23" w14:textId="77777777" w:rsidR="00B50B46" w:rsidRDefault="00000000">
            <w:pPr>
              <w:keepNext/>
              <w:spacing w:after="60"/>
              <w:jc w:val="center"/>
              <w:rPr>
                <w:del w:id="1923" w:author="L’auteur" w:date="2026-04-24T09:20:00Z"/>
              </w:rPr>
            </w:pPr>
            <w:del w:id="1924" w:author="L’auteur" w:date="2026-04-24T09:20:00Z">
              <w:r>
                <w:rPr>
                  <w:rFonts w:ascii="Calibri" w:hAnsi="Calibri"/>
                  <w:sz w:val="20"/>
                </w:rPr>
                <w:delText>11.5</w:delText>
              </w:r>
            </w:del>
          </w:p>
        </w:tc>
        <w:tc>
          <w:tcPr>
            <w:tcW w:w="0" w:type="auto"/>
            <w:tcBorders>
              <w:top w:val="single" w:sz="0" w:space="0" w:color="D3D3D3"/>
              <w:left w:val="single" w:sz="0" w:space="0" w:color="D3D3D3"/>
              <w:bottom w:val="single" w:sz="0" w:space="0" w:color="D3D3D3"/>
              <w:right w:val="single" w:sz="0" w:space="0" w:color="D3D3D3"/>
            </w:tcBorders>
          </w:tcPr>
          <w:p w14:paraId="5FD4FC3E" w14:textId="77777777" w:rsidR="00B50B46" w:rsidRDefault="00000000">
            <w:pPr>
              <w:keepNext/>
              <w:spacing w:after="60"/>
              <w:jc w:val="center"/>
              <w:rPr>
                <w:del w:id="1925" w:author="L’auteur" w:date="2026-04-24T09:20:00Z"/>
              </w:rPr>
            </w:pPr>
            <w:del w:id="1926" w:author="L’auteur" w:date="2026-04-24T09:20:00Z">
              <w:r>
                <w:rPr>
                  <w:rFonts w:ascii="Calibri" w:hAnsi="Calibri"/>
                  <w:sz w:val="20"/>
                </w:rPr>
                <w:delText>28.8</w:delText>
              </w:r>
            </w:del>
          </w:p>
        </w:tc>
        <w:tc>
          <w:tcPr>
            <w:tcW w:w="0" w:type="auto"/>
            <w:tcBorders>
              <w:top w:val="single" w:sz="0" w:space="0" w:color="D3D3D3"/>
              <w:left w:val="single" w:sz="0" w:space="0" w:color="D3D3D3"/>
              <w:bottom w:val="single" w:sz="0" w:space="0" w:color="D3D3D3"/>
              <w:right w:val="single" w:sz="0" w:space="0" w:color="D3D3D3"/>
            </w:tcBorders>
          </w:tcPr>
          <w:p w14:paraId="08DDB3F6" w14:textId="77777777" w:rsidR="00B50B46" w:rsidRDefault="00000000">
            <w:pPr>
              <w:keepNext/>
              <w:spacing w:after="60"/>
              <w:jc w:val="center"/>
              <w:rPr>
                <w:del w:id="1927" w:author="L’auteur" w:date="2026-04-24T09:20:00Z"/>
              </w:rPr>
            </w:pPr>
            <w:del w:id="1928" w:author="L’auteur" w:date="2026-04-24T09:20: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3C4DAB40" w14:textId="77777777" w:rsidR="00B50B46" w:rsidRDefault="00000000">
            <w:pPr>
              <w:keepNext/>
              <w:spacing w:after="60"/>
              <w:jc w:val="center"/>
              <w:rPr>
                <w:del w:id="1929" w:author="L’auteur" w:date="2026-04-24T09:20:00Z"/>
              </w:rPr>
            </w:pPr>
            <w:del w:id="1930" w:author="L’auteur" w:date="2026-04-24T09:20: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0AAF89A6" w14:textId="77777777" w:rsidR="00B50B46" w:rsidRDefault="00000000">
            <w:pPr>
              <w:keepNext/>
              <w:spacing w:after="60"/>
              <w:jc w:val="center"/>
              <w:rPr>
                <w:del w:id="1931" w:author="L’auteur" w:date="2026-04-24T09:20:00Z"/>
              </w:rPr>
            </w:pPr>
            <w:del w:id="1932" w:author="L’auteur" w:date="2026-04-24T09:20: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0B405F27" w14:textId="77777777" w:rsidR="00B50B46" w:rsidRDefault="00000000">
            <w:pPr>
              <w:keepNext/>
              <w:spacing w:after="60"/>
              <w:jc w:val="center"/>
              <w:rPr>
                <w:del w:id="1933" w:author="L’auteur" w:date="2026-04-24T09:20:00Z"/>
              </w:rPr>
            </w:pPr>
            <w:del w:id="1934" w:author="L’auteur" w:date="2026-04-24T09:20:00Z">
              <w:r>
                <w:rPr>
                  <w:rFonts w:ascii="Calibri" w:hAnsi="Calibri"/>
                  <w:sz w:val="20"/>
                </w:rPr>
                <w:delText>28.2</w:delText>
              </w:r>
            </w:del>
          </w:p>
        </w:tc>
      </w:tr>
      <w:tr w:rsidR="00B50B46" w14:paraId="4FD3BCEB" w14:textId="77777777">
        <w:trPr>
          <w:cantSplit/>
          <w:jc w:val="center"/>
          <w:del w:id="1935"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F7F129C" w14:textId="77777777" w:rsidR="00B50B46" w:rsidRDefault="00000000">
            <w:pPr>
              <w:keepNext/>
              <w:spacing w:after="60"/>
              <w:jc w:val="center"/>
              <w:rPr>
                <w:del w:id="1936" w:author="L’auteur" w:date="2026-04-24T09:20:00Z"/>
              </w:rPr>
            </w:pPr>
            <w:del w:id="1937" w:author="L’auteur" w:date="2026-04-24T09:20:00Z">
              <w:r>
                <w:rPr>
                  <w:rFonts w:ascii="Calibri" w:hAnsi="Calibri"/>
                  <w:sz w:val="20"/>
                </w:rPr>
                <w:delText>Myanmar</w:delText>
              </w:r>
            </w:del>
          </w:p>
        </w:tc>
        <w:tc>
          <w:tcPr>
            <w:tcW w:w="0" w:type="auto"/>
            <w:tcBorders>
              <w:top w:val="single" w:sz="0" w:space="0" w:color="D3D3D3"/>
              <w:left w:val="single" w:sz="0" w:space="0" w:color="D3D3D3"/>
              <w:bottom w:val="single" w:sz="0" w:space="0" w:color="D3D3D3"/>
              <w:right w:val="single" w:sz="0" w:space="0" w:color="D3D3D3"/>
            </w:tcBorders>
          </w:tcPr>
          <w:p w14:paraId="78F9D8BD" w14:textId="77777777" w:rsidR="00B50B46" w:rsidRDefault="00000000">
            <w:pPr>
              <w:keepNext/>
              <w:spacing w:after="60"/>
              <w:jc w:val="center"/>
              <w:rPr>
                <w:del w:id="1938" w:author="L’auteur" w:date="2026-04-24T09:20:00Z"/>
              </w:rPr>
            </w:pPr>
            <w:del w:id="1939" w:author="L’auteur" w:date="2026-04-24T09:20: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23FCC46C" w14:textId="77777777" w:rsidR="00B50B46" w:rsidRDefault="00000000">
            <w:pPr>
              <w:keepNext/>
              <w:spacing w:after="60"/>
              <w:jc w:val="center"/>
              <w:rPr>
                <w:del w:id="1940" w:author="L’auteur" w:date="2026-04-24T09:20:00Z"/>
              </w:rPr>
            </w:pPr>
            <w:del w:id="1941" w:author="L’auteur" w:date="2026-04-24T09:20:00Z">
              <w:r>
                <w:rPr>
                  <w:rFonts w:ascii="Calibri" w:hAnsi="Calibri"/>
                  <w:sz w:val="20"/>
                </w:rPr>
                <w:delText>6.6</w:delText>
              </w:r>
            </w:del>
          </w:p>
        </w:tc>
        <w:tc>
          <w:tcPr>
            <w:tcW w:w="0" w:type="auto"/>
            <w:tcBorders>
              <w:top w:val="single" w:sz="0" w:space="0" w:color="D3D3D3"/>
              <w:left w:val="single" w:sz="0" w:space="0" w:color="D3D3D3"/>
              <w:bottom w:val="single" w:sz="0" w:space="0" w:color="D3D3D3"/>
              <w:right w:val="single" w:sz="0" w:space="0" w:color="D3D3D3"/>
            </w:tcBorders>
          </w:tcPr>
          <w:p w14:paraId="33081D28" w14:textId="77777777" w:rsidR="00B50B46" w:rsidRDefault="00000000">
            <w:pPr>
              <w:keepNext/>
              <w:spacing w:after="60"/>
              <w:jc w:val="center"/>
              <w:rPr>
                <w:del w:id="1942" w:author="L’auteur" w:date="2026-04-24T09:20:00Z"/>
              </w:rPr>
            </w:pPr>
            <w:del w:id="1943" w:author="L’auteur" w:date="2026-04-24T09:20:00Z">
              <w:r>
                <w:rPr>
                  <w:rFonts w:ascii="Calibri" w:hAnsi="Calibri"/>
                  <w:sz w:val="20"/>
                </w:rPr>
                <w:delText>7.2</w:delText>
              </w:r>
            </w:del>
          </w:p>
        </w:tc>
        <w:tc>
          <w:tcPr>
            <w:tcW w:w="0" w:type="auto"/>
            <w:tcBorders>
              <w:top w:val="single" w:sz="0" w:space="0" w:color="D3D3D3"/>
              <w:left w:val="single" w:sz="0" w:space="0" w:color="D3D3D3"/>
              <w:bottom w:val="single" w:sz="0" w:space="0" w:color="D3D3D3"/>
              <w:right w:val="single" w:sz="0" w:space="0" w:color="D3D3D3"/>
            </w:tcBorders>
          </w:tcPr>
          <w:p w14:paraId="59534AAA" w14:textId="77777777" w:rsidR="00B50B46" w:rsidRDefault="00000000">
            <w:pPr>
              <w:keepNext/>
              <w:spacing w:after="60"/>
              <w:jc w:val="center"/>
              <w:rPr>
                <w:del w:id="1944" w:author="L’auteur" w:date="2026-04-24T09:20:00Z"/>
              </w:rPr>
            </w:pPr>
            <w:del w:id="1945" w:author="L’auteur" w:date="2026-04-24T09:20: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6B64525E" w14:textId="77777777" w:rsidR="00B50B46" w:rsidRDefault="00000000">
            <w:pPr>
              <w:keepNext/>
              <w:spacing w:after="60"/>
              <w:jc w:val="center"/>
              <w:rPr>
                <w:del w:id="1946" w:author="L’auteur" w:date="2026-04-24T09:20:00Z"/>
              </w:rPr>
            </w:pPr>
            <w:del w:id="1947"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02B8CE99" w14:textId="77777777" w:rsidR="00B50B46" w:rsidRDefault="00000000">
            <w:pPr>
              <w:keepNext/>
              <w:spacing w:after="60"/>
              <w:jc w:val="center"/>
              <w:rPr>
                <w:del w:id="1948" w:author="L’auteur" w:date="2026-04-24T09:20:00Z"/>
              </w:rPr>
            </w:pPr>
            <w:del w:id="1949"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06DA6D2C" w14:textId="77777777" w:rsidR="00B50B46" w:rsidRDefault="00000000">
            <w:pPr>
              <w:keepNext/>
              <w:spacing w:after="60"/>
              <w:jc w:val="center"/>
              <w:rPr>
                <w:del w:id="1950" w:author="L’auteur" w:date="2026-04-24T09:20:00Z"/>
              </w:rPr>
            </w:pPr>
            <w:del w:id="1951" w:author="L’auteur" w:date="2026-04-24T09:20: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049ADD33" w14:textId="77777777" w:rsidR="00B50B46" w:rsidRDefault="00000000">
            <w:pPr>
              <w:keepNext/>
              <w:spacing w:after="60"/>
              <w:jc w:val="center"/>
              <w:rPr>
                <w:del w:id="1952" w:author="L’auteur" w:date="2026-04-24T09:20:00Z"/>
              </w:rPr>
            </w:pPr>
            <w:del w:id="1953" w:author="L’auteur" w:date="2026-04-24T09:20:00Z">
              <w:r>
                <w:rPr>
                  <w:rFonts w:ascii="Calibri" w:hAnsi="Calibri"/>
                  <w:sz w:val="20"/>
                </w:rPr>
                <w:delText>12.0</w:delText>
              </w:r>
            </w:del>
          </w:p>
        </w:tc>
        <w:tc>
          <w:tcPr>
            <w:tcW w:w="0" w:type="auto"/>
            <w:tcBorders>
              <w:top w:val="single" w:sz="0" w:space="0" w:color="D3D3D3"/>
              <w:left w:val="single" w:sz="0" w:space="0" w:color="D3D3D3"/>
              <w:bottom w:val="single" w:sz="0" w:space="0" w:color="D3D3D3"/>
              <w:right w:val="single" w:sz="0" w:space="0" w:color="D3D3D3"/>
            </w:tcBorders>
          </w:tcPr>
          <w:p w14:paraId="44249814" w14:textId="77777777" w:rsidR="00B50B46" w:rsidRDefault="00000000">
            <w:pPr>
              <w:keepNext/>
              <w:spacing w:after="60"/>
              <w:jc w:val="center"/>
              <w:rPr>
                <w:del w:id="1954" w:author="L’auteur" w:date="2026-04-24T09:20:00Z"/>
              </w:rPr>
            </w:pPr>
            <w:del w:id="1955"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4AEB0871" w14:textId="77777777" w:rsidR="00B50B46" w:rsidRDefault="00000000">
            <w:pPr>
              <w:keepNext/>
              <w:spacing w:after="60"/>
              <w:jc w:val="center"/>
              <w:rPr>
                <w:del w:id="1956" w:author="L’auteur" w:date="2026-04-24T09:20:00Z"/>
              </w:rPr>
            </w:pPr>
            <w:del w:id="1957"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35AFAD72" w14:textId="77777777" w:rsidR="00B50B46" w:rsidRDefault="00000000">
            <w:pPr>
              <w:keepNext/>
              <w:spacing w:after="60"/>
              <w:jc w:val="center"/>
              <w:rPr>
                <w:del w:id="1958" w:author="L’auteur" w:date="2026-04-24T09:20:00Z"/>
              </w:rPr>
            </w:pPr>
            <w:del w:id="1959" w:author="L’auteur" w:date="2026-04-24T09:20: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2F9DB273" w14:textId="77777777" w:rsidR="00B50B46" w:rsidRDefault="00000000">
            <w:pPr>
              <w:keepNext/>
              <w:spacing w:after="60"/>
              <w:jc w:val="center"/>
              <w:rPr>
                <w:del w:id="1960" w:author="L’auteur" w:date="2026-04-24T09:20:00Z"/>
              </w:rPr>
            </w:pPr>
            <w:del w:id="1961" w:author="L’auteur" w:date="2026-04-24T09:20:00Z">
              <w:r>
                <w:rPr>
                  <w:rFonts w:ascii="Calibri" w:hAnsi="Calibri"/>
                  <w:sz w:val="20"/>
                </w:rPr>
                <w:delText>12.7</w:delText>
              </w:r>
            </w:del>
          </w:p>
        </w:tc>
      </w:tr>
      <w:tr w:rsidR="00B50B46" w14:paraId="6808670E" w14:textId="77777777">
        <w:trPr>
          <w:cantSplit/>
          <w:jc w:val="center"/>
          <w:del w:id="196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90366BB" w14:textId="77777777" w:rsidR="00B50B46" w:rsidRDefault="00000000">
            <w:pPr>
              <w:keepNext/>
              <w:spacing w:after="60"/>
              <w:jc w:val="center"/>
              <w:rPr>
                <w:del w:id="1963" w:author="L’auteur" w:date="2026-04-24T09:20:00Z"/>
              </w:rPr>
            </w:pPr>
            <w:del w:id="1964" w:author="L’auteur" w:date="2026-04-24T09:20:00Z">
              <w:r>
                <w:rPr>
                  <w:rFonts w:ascii="Calibri" w:hAnsi="Calibri"/>
                  <w:sz w:val="20"/>
                </w:rPr>
                <w:delText>Nepal</w:delText>
              </w:r>
            </w:del>
          </w:p>
        </w:tc>
        <w:tc>
          <w:tcPr>
            <w:tcW w:w="0" w:type="auto"/>
            <w:tcBorders>
              <w:top w:val="single" w:sz="0" w:space="0" w:color="D3D3D3"/>
              <w:left w:val="single" w:sz="0" w:space="0" w:color="D3D3D3"/>
              <w:bottom w:val="single" w:sz="0" w:space="0" w:color="D3D3D3"/>
              <w:right w:val="single" w:sz="0" w:space="0" w:color="D3D3D3"/>
            </w:tcBorders>
          </w:tcPr>
          <w:p w14:paraId="6288C1DD" w14:textId="77777777" w:rsidR="00B50B46" w:rsidRDefault="00000000">
            <w:pPr>
              <w:keepNext/>
              <w:spacing w:after="60"/>
              <w:jc w:val="center"/>
              <w:rPr>
                <w:del w:id="1965" w:author="L’auteur" w:date="2026-04-24T09:20:00Z"/>
              </w:rPr>
            </w:pPr>
            <w:del w:id="1966" w:author="L’auteur" w:date="2026-04-24T09:20:00Z">
              <w:r>
                <w:rPr>
                  <w:rFonts w:ascii="Calibri" w:hAnsi="Calibri"/>
                  <w:sz w:val="20"/>
                </w:rPr>
                <w:delText>18.9</w:delText>
              </w:r>
            </w:del>
          </w:p>
        </w:tc>
        <w:tc>
          <w:tcPr>
            <w:tcW w:w="0" w:type="auto"/>
            <w:tcBorders>
              <w:top w:val="single" w:sz="0" w:space="0" w:color="D3D3D3"/>
              <w:left w:val="single" w:sz="0" w:space="0" w:color="D3D3D3"/>
              <w:bottom w:val="single" w:sz="0" w:space="0" w:color="D3D3D3"/>
              <w:right w:val="single" w:sz="0" w:space="0" w:color="D3D3D3"/>
            </w:tcBorders>
          </w:tcPr>
          <w:p w14:paraId="33822263" w14:textId="77777777" w:rsidR="00B50B46" w:rsidRDefault="00000000">
            <w:pPr>
              <w:keepNext/>
              <w:spacing w:after="60"/>
              <w:jc w:val="center"/>
              <w:rPr>
                <w:del w:id="1967" w:author="L’auteur" w:date="2026-04-24T09:20:00Z"/>
              </w:rPr>
            </w:pPr>
            <w:del w:id="1968" w:author="L’auteur" w:date="2026-04-24T09:20:00Z">
              <w:r>
                <w:rPr>
                  <w:rFonts w:ascii="Calibri" w:hAnsi="Calibri"/>
                  <w:sz w:val="20"/>
                </w:rPr>
                <w:delText>23.5</w:delText>
              </w:r>
            </w:del>
          </w:p>
        </w:tc>
        <w:tc>
          <w:tcPr>
            <w:tcW w:w="0" w:type="auto"/>
            <w:tcBorders>
              <w:top w:val="single" w:sz="0" w:space="0" w:color="D3D3D3"/>
              <w:left w:val="single" w:sz="0" w:space="0" w:color="D3D3D3"/>
              <w:bottom w:val="single" w:sz="0" w:space="0" w:color="D3D3D3"/>
              <w:right w:val="single" w:sz="0" w:space="0" w:color="D3D3D3"/>
            </w:tcBorders>
          </w:tcPr>
          <w:p w14:paraId="226E0769" w14:textId="77777777" w:rsidR="00B50B46" w:rsidRDefault="00000000">
            <w:pPr>
              <w:keepNext/>
              <w:spacing w:after="60"/>
              <w:jc w:val="center"/>
              <w:rPr>
                <w:del w:id="1969" w:author="L’auteur" w:date="2026-04-24T09:20:00Z"/>
              </w:rPr>
            </w:pPr>
            <w:del w:id="1970" w:author="L’auteur" w:date="2026-04-24T09:20:00Z">
              <w:r>
                <w:rPr>
                  <w:rFonts w:ascii="Calibri" w:hAnsi="Calibri"/>
                  <w:sz w:val="20"/>
                </w:rPr>
                <w:delText>35.2</w:delText>
              </w:r>
            </w:del>
          </w:p>
        </w:tc>
        <w:tc>
          <w:tcPr>
            <w:tcW w:w="0" w:type="auto"/>
            <w:tcBorders>
              <w:top w:val="single" w:sz="0" w:space="0" w:color="D3D3D3"/>
              <w:left w:val="single" w:sz="0" w:space="0" w:color="D3D3D3"/>
              <w:bottom w:val="single" w:sz="0" w:space="0" w:color="D3D3D3"/>
              <w:right w:val="single" w:sz="0" w:space="0" w:color="D3D3D3"/>
            </w:tcBorders>
          </w:tcPr>
          <w:p w14:paraId="721EF9A5" w14:textId="77777777" w:rsidR="00B50B46" w:rsidRDefault="00000000">
            <w:pPr>
              <w:keepNext/>
              <w:spacing w:after="60"/>
              <w:jc w:val="center"/>
              <w:rPr>
                <w:del w:id="1971" w:author="L’auteur" w:date="2026-04-24T09:20:00Z"/>
              </w:rPr>
            </w:pPr>
            <w:del w:id="1972" w:author="L’auteur" w:date="2026-04-24T09:20:00Z">
              <w:r>
                <w:rPr>
                  <w:rFonts w:ascii="Calibri" w:hAnsi="Calibri"/>
                  <w:sz w:val="20"/>
                </w:rPr>
                <w:delText>42.8</w:delText>
              </w:r>
            </w:del>
          </w:p>
        </w:tc>
        <w:tc>
          <w:tcPr>
            <w:tcW w:w="0" w:type="auto"/>
            <w:tcBorders>
              <w:top w:val="single" w:sz="0" w:space="0" w:color="D3D3D3"/>
              <w:left w:val="single" w:sz="0" w:space="0" w:color="D3D3D3"/>
              <w:bottom w:val="single" w:sz="0" w:space="0" w:color="D3D3D3"/>
              <w:right w:val="single" w:sz="0" w:space="0" w:color="D3D3D3"/>
            </w:tcBorders>
          </w:tcPr>
          <w:p w14:paraId="295C191E" w14:textId="77777777" w:rsidR="00B50B46" w:rsidRDefault="00000000">
            <w:pPr>
              <w:keepNext/>
              <w:spacing w:after="60"/>
              <w:jc w:val="center"/>
              <w:rPr>
                <w:del w:id="1973" w:author="L’auteur" w:date="2026-04-24T09:20:00Z"/>
              </w:rPr>
            </w:pPr>
            <w:del w:id="1974" w:author="L’auteur" w:date="2026-04-24T09:20: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4D3C5636" w14:textId="77777777" w:rsidR="00B50B46" w:rsidRDefault="00000000">
            <w:pPr>
              <w:keepNext/>
              <w:spacing w:after="60"/>
              <w:jc w:val="center"/>
              <w:rPr>
                <w:del w:id="1975" w:author="L’auteur" w:date="2026-04-24T09:20:00Z"/>
              </w:rPr>
            </w:pPr>
            <w:del w:id="1976" w:author="L’auteur" w:date="2026-04-24T09:20:00Z">
              <w:r>
                <w:rPr>
                  <w:rFonts w:ascii="Calibri" w:hAnsi="Calibri"/>
                  <w:sz w:val="20"/>
                </w:rPr>
                <w:delText>5.5</w:delText>
              </w:r>
            </w:del>
          </w:p>
        </w:tc>
        <w:tc>
          <w:tcPr>
            <w:tcW w:w="0" w:type="auto"/>
            <w:tcBorders>
              <w:top w:val="single" w:sz="0" w:space="0" w:color="D3D3D3"/>
              <w:left w:val="single" w:sz="0" w:space="0" w:color="D3D3D3"/>
              <w:bottom w:val="single" w:sz="0" w:space="0" w:color="D3D3D3"/>
              <w:right w:val="single" w:sz="0" w:space="0" w:color="D3D3D3"/>
            </w:tcBorders>
          </w:tcPr>
          <w:p w14:paraId="1EC425F1" w14:textId="77777777" w:rsidR="00B50B46" w:rsidRDefault="00000000">
            <w:pPr>
              <w:keepNext/>
              <w:spacing w:after="60"/>
              <w:jc w:val="center"/>
              <w:rPr>
                <w:del w:id="1977" w:author="L’auteur" w:date="2026-04-24T09:20:00Z"/>
              </w:rPr>
            </w:pPr>
            <w:del w:id="1978" w:author="L’auteur" w:date="2026-04-24T09:20:00Z">
              <w:r>
                <w:rPr>
                  <w:rFonts w:ascii="Calibri" w:hAnsi="Calibri"/>
                  <w:sz w:val="20"/>
                </w:rPr>
                <w:delText>24.4</w:delText>
              </w:r>
            </w:del>
          </w:p>
        </w:tc>
        <w:tc>
          <w:tcPr>
            <w:tcW w:w="0" w:type="auto"/>
            <w:tcBorders>
              <w:top w:val="single" w:sz="0" w:space="0" w:color="D3D3D3"/>
              <w:left w:val="single" w:sz="0" w:space="0" w:color="D3D3D3"/>
              <w:bottom w:val="single" w:sz="0" w:space="0" w:color="D3D3D3"/>
              <w:right w:val="single" w:sz="0" w:space="0" w:color="D3D3D3"/>
            </w:tcBorders>
          </w:tcPr>
          <w:p w14:paraId="65F05D99" w14:textId="77777777" w:rsidR="00B50B46" w:rsidRDefault="00000000">
            <w:pPr>
              <w:keepNext/>
              <w:spacing w:after="60"/>
              <w:jc w:val="center"/>
              <w:rPr>
                <w:del w:id="1979" w:author="L’auteur" w:date="2026-04-24T09:20:00Z"/>
              </w:rPr>
            </w:pPr>
            <w:del w:id="1980" w:author="L’auteur" w:date="2026-04-24T09:20:00Z">
              <w:r>
                <w:rPr>
                  <w:rFonts w:ascii="Calibri" w:hAnsi="Calibri"/>
                  <w:sz w:val="20"/>
                </w:rPr>
                <w:delText>35.8</w:delText>
              </w:r>
            </w:del>
          </w:p>
        </w:tc>
        <w:tc>
          <w:tcPr>
            <w:tcW w:w="0" w:type="auto"/>
            <w:tcBorders>
              <w:top w:val="single" w:sz="0" w:space="0" w:color="D3D3D3"/>
              <w:left w:val="single" w:sz="0" w:space="0" w:color="D3D3D3"/>
              <w:bottom w:val="single" w:sz="0" w:space="0" w:color="D3D3D3"/>
              <w:right w:val="single" w:sz="0" w:space="0" w:color="D3D3D3"/>
            </w:tcBorders>
          </w:tcPr>
          <w:p w14:paraId="5143A89F" w14:textId="77777777" w:rsidR="00B50B46" w:rsidRDefault="00000000">
            <w:pPr>
              <w:keepNext/>
              <w:spacing w:after="60"/>
              <w:jc w:val="center"/>
              <w:rPr>
                <w:del w:id="1981" w:author="L’auteur" w:date="2026-04-24T09:20:00Z"/>
              </w:rPr>
            </w:pPr>
            <w:del w:id="1982" w:author="L’auteur" w:date="2026-04-24T09:20: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2BA8C723" w14:textId="77777777" w:rsidR="00B50B46" w:rsidRDefault="00000000">
            <w:pPr>
              <w:keepNext/>
              <w:spacing w:after="60"/>
              <w:jc w:val="center"/>
              <w:rPr>
                <w:del w:id="1983" w:author="L’auteur" w:date="2026-04-24T09:20:00Z"/>
              </w:rPr>
            </w:pPr>
            <w:del w:id="1984" w:author="L’auteur" w:date="2026-04-24T09:20: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04EC485C" w14:textId="77777777" w:rsidR="00B50B46" w:rsidRDefault="00000000">
            <w:pPr>
              <w:keepNext/>
              <w:spacing w:after="60"/>
              <w:jc w:val="center"/>
              <w:rPr>
                <w:del w:id="1985" w:author="L’auteur" w:date="2026-04-24T09:20:00Z"/>
              </w:rPr>
            </w:pPr>
            <w:del w:id="1986" w:author="L’auteur" w:date="2026-04-24T09:20:00Z">
              <w:r>
                <w:rPr>
                  <w:rFonts w:ascii="Calibri" w:hAnsi="Calibri"/>
                  <w:sz w:val="20"/>
                </w:rPr>
                <w:delText>21.2</w:delText>
              </w:r>
            </w:del>
          </w:p>
        </w:tc>
        <w:tc>
          <w:tcPr>
            <w:tcW w:w="0" w:type="auto"/>
            <w:tcBorders>
              <w:top w:val="single" w:sz="0" w:space="0" w:color="D3D3D3"/>
              <w:left w:val="single" w:sz="0" w:space="0" w:color="D3D3D3"/>
              <w:bottom w:val="single" w:sz="0" w:space="0" w:color="D3D3D3"/>
              <w:right w:val="single" w:sz="0" w:space="0" w:color="D3D3D3"/>
            </w:tcBorders>
          </w:tcPr>
          <w:p w14:paraId="77A09F33" w14:textId="77777777" w:rsidR="00B50B46" w:rsidRDefault="00000000">
            <w:pPr>
              <w:keepNext/>
              <w:spacing w:after="60"/>
              <w:jc w:val="center"/>
              <w:rPr>
                <w:del w:id="1987" w:author="L’auteur" w:date="2026-04-24T09:20:00Z"/>
              </w:rPr>
            </w:pPr>
            <w:del w:id="1988" w:author="L’auteur" w:date="2026-04-24T09:20:00Z">
              <w:r>
                <w:rPr>
                  <w:rFonts w:ascii="Calibri" w:hAnsi="Calibri"/>
                  <w:sz w:val="20"/>
                </w:rPr>
                <w:delText>41.6</w:delText>
              </w:r>
            </w:del>
          </w:p>
        </w:tc>
      </w:tr>
      <w:tr w:rsidR="00B50B46" w14:paraId="7357DA2F" w14:textId="77777777">
        <w:trPr>
          <w:cantSplit/>
          <w:jc w:val="center"/>
          <w:del w:id="198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56663EC" w14:textId="77777777" w:rsidR="00B50B46" w:rsidRDefault="00000000">
            <w:pPr>
              <w:keepNext/>
              <w:spacing w:after="60"/>
              <w:jc w:val="center"/>
              <w:rPr>
                <w:del w:id="1990" w:author="L’auteur" w:date="2026-04-24T09:20:00Z"/>
              </w:rPr>
            </w:pPr>
            <w:del w:id="1991" w:author="L’auteur" w:date="2026-04-24T09:20:00Z">
              <w:r>
                <w:rPr>
                  <w:rFonts w:ascii="Calibri" w:hAnsi="Calibri"/>
                  <w:sz w:val="20"/>
                </w:rPr>
                <w:delText>Nicaragua</w:delText>
              </w:r>
            </w:del>
          </w:p>
        </w:tc>
        <w:tc>
          <w:tcPr>
            <w:tcW w:w="0" w:type="auto"/>
            <w:tcBorders>
              <w:top w:val="single" w:sz="0" w:space="0" w:color="D3D3D3"/>
              <w:left w:val="single" w:sz="0" w:space="0" w:color="D3D3D3"/>
              <w:bottom w:val="single" w:sz="0" w:space="0" w:color="D3D3D3"/>
              <w:right w:val="single" w:sz="0" w:space="0" w:color="D3D3D3"/>
            </w:tcBorders>
          </w:tcPr>
          <w:p w14:paraId="6414146C" w14:textId="77777777" w:rsidR="00B50B46" w:rsidRDefault="00000000">
            <w:pPr>
              <w:keepNext/>
              <w:spacing w:after="60"/>
              <w:jc w:val="center"/>
              <w:rPr>
                <w:del w:id="1992" w:author="L’auteur" w:date="2026-04-24T09:20:00Z"/>
              </w:rPr>
            </w:pPr>
            <w:del w:id="1993" w:author="L’auteur" w:date="2026-04-24T09:20: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71605C35" w14:textId="77777777" w:rsidR="00B50B46" w:rsidRDefault="00000000">
            <w:pPr>
              <w:keepNext/>
              <w:spacing w:after="60"/>
              <w:jc w:val="center"/>
              <w:rPr>
                <w:del w:id="1994" w:author="L’auteur" w:date="2026-04-24T09:20:00Z"/>
              </w:rPr>
            </w:pPr>
            <w:del w:id="1995" w:author="L’auteur" w:date="2026-04-24T09:20:00Z">
              <w:r>
                <w:rPr>
                  <w:rFonts w:ascii="Calibri" w:hAnsi="Calibri"/>
                  <w:sz w:val="20"/>
                </w:rPr>
                <w:delText>21.5</w:delText>
              </w:r>
            </w:del>
          </w:p>
        </w:tc>
        <w:tc>
          <w:tcPr>
            <w:tcW w:w="0" w:type="auto"/>
            <w:tcBorders>
              <w:top w:val="single" w:sz="0" w:space="0" w:color="D3D3D3"/>
              <w:left w:val="single" w:sz="0" w:space="0" w:color="D3D3D3"/>
              <w:bottom w:val="single" w:sz="0" w:space="0" w:color="D3D3D3"/>
              <w:right w:val="single" w:sz="0" w:space="0" w:color="D3D3D3"/>
            </w:tcBorders>
          </w:tcPr>
          <w:p w14:paraId="18BE4974" w14:textId="77777777" w:rsidR="00B50B46" w:rsidRDefault="00000000">
            <w:pPr>
              <w:keepNext/>
              <w:spacing w:after="60"/>
              <w:jc w:val="center"/>
              <w:rPr>
                <w:del w:id="1996" w:author="L’auteur" w:date="2026-04-24T09:20:00Z"/>
              </w:rPr>
            </w:pPr>
            <w:del w:id="1997" w:author="L’auteur" w:date="2026-04-24T09:20:00Z">
              <w:r>
                <w:rPr>
                  <w:rFonts w:ascii="Calibri" w:hAnsi="Calibri"/>
                  <w:sz w:val="20"/>
                </w:rPr>
                <w:delText>42.2</w:delText>
              </w:r>
            </w:del>
          </w:p>
        </w:tc>
        <w:tc>
          <w:tcPr>
            <w:tcW w:w="0" w:type="auto"/>
            <w:tcBorders>
              <w:top w:val="single" w:sz="0" w:space="0" w:color="D3D3D3"/>
              <w:left w:val="single" w:sz="0" w:space="0" w:color="D3D3D3"/>
              <w:bottom w:val="single" w:sz="0" w:space="0" w:color="D3D3D3"/>
              <w:right w:val="single" w:sz="0" w:space="0" w:color="D3D3D3"/>
            </w:tcBorders>
          </w:tcPr>
          <w:p w14:paraId="5714A5B4" w14:textId="77777777" w:rsidR="00B50B46" w:rsidRDefault="00000000">
            <w:pPr>
              <w:keepNext/>
              <w:spacing w:after="60"/>
              <w:jc w:val="center"/>
              <w:rPr>
                <w:del w:id="1998" w:author="L’auteur" w:date="2026-04-24T09:20:00Z"/>
              </w:rPr>
            </w:pPr>
            <w:del w:id="1999" w:author="L’auteur" w:date="2026-04-24T09:20:00Z">
              <w:r>
                <w:rPr>
                  <w:rFonts w:ascii="Calibri" w:hAnsi="Calibri"/>
                  <w:sz w:val="20"/>
                </w:rPr>
                <w:delText>55.8</w:delText>
              </w:r>
            </w:del>
          </w:p>
        </w:tc>
        <w:tc>
          <w:tcPr>
            <w:tcW w:w="0" w:type="auto"/>
            <w:tcBorders>
              <w:top w:val="single" w:sz="0" w:space="0" w:color="D3D3D3"/>
              <w:left w:val="single" w:sz="0" w:space="0" w:color="D3D3D3"/>
              <w:bottom w:val="single" w:sz="0" w:space="0" w:color="D3D3D3"/>
              <w:right w:val="single" w:sz="0" w:space="0" w:color="D3D3D3"/>
            </w:tcBorders>
          </w:tcPr>
          <w:p w14:paraId="4E25DDEE" w14:textId="77777777" w:rsidR="00B50B46" w:rsidRDefault="00000000">
            <w:pPr>
              <w:keepNext/>
              <w:spacing w:after="60"/>
              <w:jc w:val="center"/>
              <w:rPr>
                <w:del w:id="2000" w:author="L’auteur" w:date="2026-04-24T09:20:00Z"/>
              </w:rPr>
            </w:pPr>
            <w:del w:id="2001" w:author="L’auteur" w:date="2026-04-24T09:20: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1DBFD0C0" w14:textId="77777777" w:rsidR="00B50B46" w:rsidRDefault="00000000">
            <w:pPr>
              <w:keepNext/>
              <w:spacing w:after="60"/>
              <w:jc w:val="center"/>
              <w:rPr>
                <w:del w:id="2002" w:author="L’auteur" w:date="2026-04-24T09:20:00Z"/>
              </w:rPr>
            </w:pPr>
            <w:del w:id="2003" w:author="L’auteur" w:date="2026-04-24T09:20: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62B80EB2" w14:textId="77777777" w:rsidR="00B50B46" w:rsidRDefault="00000000">
            <w:pPr>
              <w:keepNext/>
              <w:spacing w:after="60"/>
              <w:jc w:val="center"/>
              <w:rPr>
                <w:del w:id="2004" w:author="L’auteur" w:date="2026-04-24T09:20:00Z"/>
              </w:rPr>
            </w:pPr>
            <w:del w:id="2005" w:author="L’auteur" w:date="2026-04-24T09:20:00Z">
              <w:r>
                <w:rPr>
                  <w:rFonts w:ascii="Calibri" w:hAnsi="Calibri"/>
                  <w:sz w:val="20"/>
                </w:rPr>
                <w:delText>65.0</w:delText>
              </w:r>
            </w:del>
          </w:p>
        </w:tc>
        <w:tc>
          <w:tcPr>
            <w:tcW w:w="0" w:type="auto"/>
            <w:tcBorders>
              <w:top w:val="single" w:sz="0" w:space="0" w:color="D3D3D3"/>
              <w:left w:val="single" w:sz="0" w:space="0" w:color="D3D3D3"/>
              <w:bottom w:val="single" w:sz="0" w:space="0" w:color="D3D3D3"/>
              <w:right w:val="single" w:sz="0" w:space="0" w:color="D3D3D3"/>
            </w:tcBorders>
          </w:tcPr>
          <w:p w14:paraId="4A189E4D" w14:textId="77777777" w:rsidR="00B50B46" w:rsidRDefault="00000000">
            <w:pPr>
              <w:keepNext/>
              <w:spacing w:after="60"/>
              <w:jc w:val="center"/>
              <w:rPr>
                <w:del w:id="2006" w:author="L’auteur" w:date="2026-04-24T09:20:00Z"/>
              </w:rPr>
            </w:pPr>
            <w:del w:id="2007" w:author="L’auteur" w:date="2026-04-24T09:20:00Z">
              <w:r>
                <w:rPr>
                  <w:rFonts w:ascii="Calibri" w:hAnsi="Calibri"/>
                  <w:sz w:val="20"/>
                </w:rPr>
                <w:delText>70.3</w:delText>
              </w:r>
            </w:del>
          </w:p>
        </w:tc>
        <w:tc>
          <w:tcPr>
            <w:tcW w:w="0" w:type="auto"/>
            <w:tcBorders>
              <w:top w:val="single" w:sz="0" w:space="0" w:color="D3D3D3"/>
              <w:left w:val="single" w:sz="0" w:space="0" w:color="D3D3D3"/>
              <w:bottom w:val="single" w:sz="0" w:space="0" w:color="D3D3D3"/>
              <w:right w:val="single" w:sz="0" w:space="0" w:color="D3D3D3"/>
            </w:tcBorders>
          </w:tcPr>
          <w:p w14:paraId="2D7DCF6F" w14:textId="77777777" w:rsidR="00B50B46" w:rsidRDefault="00000000">
            <w:pPr>
              <w:keepNext/>
              <w:spacing w:after="60"/>
              <w:jc w:val="center"/>
              <w:rPr>
                <w:del w:id="2008" w:author="L’auteur" w:date="2026-04-24T09:20:00Z"/>
              </w:rPr>
            </w:pPr>
            <w:del w:id="2009" w:author="L’auteur" w:date="2026-04-24T09:20:00Z">
              <w:r>
                <w:rPr>
                  <w:rFonts w:ascii="Calibri" w:hAnsi="Calibri"/>
                  <w:sz w:val="20"/>
                </w:rPr>
                <w:delText>5.5</w:delText>
              </w:r>
            </w:del>
          </w:p>
        </w:tc>
        <w:tc>
          <w:tcPr>
            <w:tcW w:w="0" w:type="auto"/>
            <w:tcBorders>
              <w:top w:val="single" w:sz="0" w:space="0" w:color="D3D3D3"/>
              <w:left w:val="single" w:sz="0" w:space="0" w:color="D3D3D3"/>
              <w:bottom w:val="single" w:sz="0" w:space="0" w:color="D3D3D3"/>
              <w:right w:val="single" w:sz="0" w:space="0" w:color="D3D3D3"/>
            </w:tcBorders>
          </w:tcPr>
          <w:p w14:paraId="4E8B9889" w14:textId="77777777" w:rsidR="00B50B46" w:rsidRDefault="00000000">
            <w:pPr>
              <w:keepNext/>
              <w:spacing w:after="60"/>
              <w:jc w:val="center"/>
              <w:rPr>
                <w:del w:id="2010" w:author="L’auteur" w:date="2026-04-24T09:20:00Z"/>
              </w:rPr>
            </w:pPr>
            <w:del w:id="2011" w:author="L’auteur" w:date="2026-04-24T09:20: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5C6796FC" w14:textId="77777777" w:rsidR="00B50B46" w:rsidRDefault="00000000">
            <w:pPr>
              <w:keepNext/>
              <w:spacing w:after="60"/>
              <w:jc w:val="center"/>
              <w:rPr>
                <w:del w:id="2012" w:author="L’auteur" w:date="2026-04-24T09:20:00Z"/>
              </w:rPr>
            </w:pPr>
            <w:del w:id="2013" w:author="L’auteur" w:date="2026-04-24T09:20:00Z">
              <w:r>
                <w:rPr>
                  <w:rFonts w:ascii="Calibri" w:hAnsi="Calibri"/>
                  <w:sz w:val="20"/>
                </w:rPr>
                <w:delText>65.0</w:delText>
              </w:r>
            </w:del>
          </w:p>
        </w:tc>
        <w:tc>
          <w:tcPr>
            <w:tcW w:w="0" w:type="auto"/>
            <w:tcBorders>
              <w:top w:val="single" w:sz="0" w:space="0" w:color="D3D3D3"/>
              <w:left w:val="single" w:sz="0" w:space="0" w:color="D3D3D3"/>
              <w:bottom w:val="single" w:sz="0" w:space="0" w:color="D3D3D3"/>
              <w:right w:val="single" w:sz="0" w:space="0" w:color="D3D3D3"/>
            </w:tcBorders>
          </w:tcPr>
          <w:p w14:paraId="0D182BE0" w14:textId="77777777" w:rsidR="00B50B46" w:rsidRDefault="00000000">
            <w:pPr>
              <w:keepNext/>
              <w:spacing w:after="60"/>
              <w:jc w:val="center"/>
              <w:rPr>
                <w:del w:id="2014" w:author="L’auteur" w:date="2026-04-24T09:20:00Z"/>
              </w:rPr>
            </w:pPr>
            <w:del w:id="2015" w:author="L’auteur" w:date="2026-04-24T09:20:00Z">
              <w:r>
                <w:rPr>
                  <w:rFonts w:ascii="Calibri" w:hAnsi="Calibri"/>
                  <w:sz w:val="20"/>
                </w:rPr>
                <w:delText>70.5</w:delText>
              </w:r>
            </w:del>
          </w:p>
        </w:tc>
      </w:tr>
      <w:tr w:rsidR="00B50B46" w14:paraId="76EADEA4" w14:textId="77777777">
        <w:trPr>
          <w:cantSplit/>
          <w:jc w:val="center"/>
          <w:del w:id="201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0C5A248E" w14:textId="77777777" w:rsidR="00B50B46" w:rsidRDefault="00000000">
            <w:pPr>
              <w:keepNext/>
              <w:spacing w:after="60"/>
              <w:jc w:val="center"/>
              <w:rPr>
                <w:del w:id="2017" w:author="L’auteur" w:date="2026-04-24T09:20:00Z"/>
              </w:rPr>
            </w:pPr>
            <w:del w:id="2018" w:author="L’auteur" w:date="2026-04-24T09:20:00Z">
              <w:r>
                <w:rPr>
                  <w:rFonts w:ascii="Calibri" w:hAnsi="Calibri"/>
                  <w:sz w:val="20"/>
                </w:rPr>
                <w:delText>Niger</w:delText>
              </w:r>
            </w:del>
          </w:p>
        </w:tc>
        <w:tc>
          <w:tcPr>
            <w:tcW w:w="0" w:type="auto"/>
            <w:tcBorders>
              <w:top w:val="single" w:sz="0" w:space="0" w:color="D3D3D3"/>
              <w:left w:val="single" w:sz="0" w:space="0" w:color="D3D3D3"/>
              <w:bottom w:val="single" w:sz="0" w:space="0" w:color="D3D3D3"/>
              <w:right w:val="single" w:sz="0" w:space="0" w:color="D3D3D3"/>
            </w:tcBorders>
          </w:tcPr>
          <w:p w14:paraId="79390937" w14:textId="77777777" w:rsidR="00B50B46" w:rsidRDefault="00000000">
            <w:pPr>
              <w:keepNext/>
              <w:spacing w:after="60"/>
              <w:jc w:val="center"/>
              <w:rPr>
                <w:del w:id="2019" w:author="L’auteur" w:date="2026-04-24T09:20:00Z"/>
              </w:rPr>
            </w:pPr>
            <w:del w:id="2020" w:author="L’auteur" w:date="2026-04-24T09:20:00Z">
              <w:r>
                <w:rPr>
                  <w:rFonts w:ascii="Calibri" w:hAnsi="Calibri"/>
                  <w:sz w:val="20"/>
                </w:rPr>
                <w:delText>7.4</w:delText>
              </w:r>
            </w:del>
          </w:p>
        </w:tc>
        <w:tc>
          <w:tcPr>
            <w:tcW w:w="0" w:type="auto"/>
            <w:tcBorders>
              <w:top w:val="single" w:sz="0" w:space="0" w:color="D3D3D3"/>
              <w:left w:val="single" w:sz="0" w:space="0" w:color="D3D3D3"/>
              <w:bottom w:val="single" w:sz="0" w:space="0" w:color="D3D3D3"/>
              <w:right w:val="single" w:sz="0" w:space="0" w:color="D3D3D3"/>
            </w:tcBorders>
          </w:tcPr>
          <w:p w14:paraId="1C237493" w14:textId="77777777" w:rsidR="00B50B46" w:rsidRDefault="00000000">
            <w:pPr>
              <w:keepNext/>
              <w:spacing w:after="60"/>
              <w:jc w:val="center"/>
              <w:rPr>
                <w:del w:id="2021" w:author="L’auteur" w:date="2026-04-24T09:20:00Z"/>
              </w:rPr>
            </w:pPr>
            <w:del w:id="2022" w:author="L’auteur" w:date="2026-04-24T09:20: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173BECF8" w14:textId="77777777" w:rsidR="00B50B46" w:rsidRDefault="00000000">
            <w:pPr>
              <w:keepNext/>
              <w:spacing w:after="60"/>
              <w:jc w:val="center"/>
              <w:rPr>
                <w:del w:id="2023" w:author="L’auteur" w:date="2026-04-24T09:20:00Z"/>
              </w:rPr>
            </w:pPr>
            <w:del w:id="2024" w:author="L’auteur" w:date="2026-04-24T09:20:00Z">
              <w:r>
                <w:rPr>
                  <w:rFonts w:ascii="Calibri" w:hAnsi="Calibri"/>
                  <w:sz w:val="20"/>
                </w:rPr>
                <w:delText>9.5</w:delText>
              </w:r>
            </w:del>
          </w:p>
        </w:tc>
        <w:tc>
          <w:tcPr>
            <w:tcW w:w="0" w:type="auto"/>
            <w:tcBorders>
              <w:top w:val="single" w:sz="0" w:space="0" w:color="D3D3D3"/>
              <w:left w:val="single" w:sz="0" w:space="0" w:color="D3D3D3"/>
              <w:bottom w:val="single" w:sz="0" w:space="0" w:color="D3D3D3"/>
              <w:right w:val="single" w:sz="0" w:space="0" w:color="D3D3D3"/>
            </w:tcBorders>
          </w:tcPr>
          <w:p w14:paraId="70FE9718" w14:textId="77777777" w:rsidR="00B50B46" w:rsidRDefault="00000000">
            <w:pPr>
              <w:keepNext/>
              <w:spacing w:after="60"/>
              <w:jc w:val="center"/>
              <w:rPr>
                <w:del w:id="2025" w:author="L’auteur" w:date="2026-04-24T09:20:00Z"/>
              </w:rPr>
            </w:pPr>
            <w:del w:id="2026" w:author="L’auteur" w:date="2026-04-24T09:20:00Z">
              <w:r>
                <w:rPr>
                  <w:rFonts w:ascii="Calibri" w:hAnsi="Calibri"/>
                  <w:sz w:val="20"/>
                </w:rPr>
                <w:delText>20.7</w:delText>
              </w:r>
            </w:del>
          </w:p>
        </w:tc>
        <w:tc>
          <w:tcPr>
            <w:tcW w:w="0" w:type="auto"/>
            <w:tcBorders>
              <w:top w:val="single" w:sz="0" w:space="0" w:color="D3D3D3"/>
              <w:left w:val="single" w:sz="0" w:space="0" w:color="D3D3D3"/>
              <w:bottom w:val="single" w:sz="0" w:space="0" w:color="D3D3D3"/>
              <w:right w:val="single" w:sz="0" w:space="0" w:color="D3D3D3"/>
            </w:tcBorders>
          </w:tcPr>
          <w:p w14:paraId="71F76BFA" w14:textId="77777777" w:rsidR="00B50B46" w:rsidRDefault="00000000">
            <w:pPr>
              <w:keepNext/>
              <w:spacing w:after="60"/>
              <w:jc w:val="center"/>
              <w:rPr>
                <w:del w:id="2027" w:author="L’auteur" w:date="2026-04-24T09:20:00Z"/>
              </w:rPr>
            </w:pPr>
            <w:del w:id="2028" w:author="L’auteur" w:date="2026-04-24T09:20:00Z">
              <w:r>
                <w:rPr>
                  <w:rFonts w:ascii="Calibri" w:hAnsi="Calibri"/>
                  <w:sz w:val="20"/>
                </w:rPr>
                <w:delText>2.1</w:delText>
              </w:r>
            </w:del>
          </w:p>
        </w:tc>
        <w:tc>
          <w:tcPr>
            <w:tcW w:w="0" w:type="auto"/>
            <w:tcBorders>
              <w:top w:val="single" w:sz="0" w:space="0" w:color="D3D3D3"/>
              <w:left w:val="single" w:sz="0" w:space="0" w:color="D3D3D3"/>
              <w:bottom w:val="single" w:sz="0" w:space="0" w:color="D3D3D3"/>
              <w:right w:val="single" w:sz="0" w:space="0" w:color="D3D3D3"/>
            </w:tcBorders>
          </w:tcPr>
          <w:p w14:paraId="3BF64431" w14:textId="77777777" w:rsidR="00B50B46" w:rsidRDefault="00000000">
            <w:pPr>
              <w:keepNext/>
              <w:spacing w:after="60"/>
              <w:jc w:val="center"/>
              <w:rPr>
                <w:del w:id="2029" w:author="L’auteur" w:date="2026-04-24T09:20:00Z"/>
              </w:rPr>
            </w:pPr>
            <w:del w:id="2030" w:author="L’auteur" w:date="2026-04-24T09:20: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71A2D4B4" w14:textId="77777777" w:rsidR="00B50B46" w:rsidRDefault="00000000">
            <w:pPr>
              <w:keepNext/>
              <w:spacing w:after="60"/>
              <w:jc w:val="center"/>
              <w:rPr>
                <w:del w:id="2031" w:author="L’auteur" w:date="2026-04-24T09:20:00Z"/>
              </w:rPr>
            </w:pPr>
            <w:del w:id="2032" w:author="L’auteur" w:date="2026-04-24T09:20: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0EC6F37B" w14:textId="77777777" w:rsidR="00B50B46" w:rsidRDefault="00000000">
            <w:pPr>
              <w:keepNext/>
              <w:spacing w:after="60"/>
              <w:jc w:val="center"/>
              <w:rPr>
                <w:del w:id="2033" w:author="L’auteur" w:date="2026-04-24T09:20:00Z"/>
              </w:rPr>
            </w:pPr>
            <w:del w:id="2034" w:author="L’auteur" w:date="2026-04-24T09:20:00Z">
              <w:r>
                <w:rPr>
                  <w:rFonts w:ascii="Calibri" w:hAnsi="Calibri"/>
                  <w:sz w:val="20"/>
                </w:rPr>
                <w:delText>10.3</w:delText>
              </w:r>
            </w:del>
          </w:p>
        </w:tc>
        <w:tc>
          <w:tcPr>
            <w:tcW w:w="0" w:type="auto"/>
            <w:tcBorders>
              <w:top w:val="single" w:sz="0" w:space="0" w:color="D3D3D3"/>
              <w:left w:val="single" w:sz="0" w:space="0" w:color="D3D3D3"/>
              <w:bottom w:val="single" w:sz="0" w:space="0" w:color="D3D3D3"/>
              <w:right w:val="single" w:sz="0" w:space="0" w:color="D3D3D3"/>
            </w:tcBorders>
          </w:tcPr>
          <w:p w14:paraId="0177735B" w14:textId="77777777" w:rsidR="00B50B46" w:rsidRDefault="00000000">
            <w:pPr>
              <w:keepNext/>
              <w:spacing w:after="60"/>
              <w:jc w:val="center"/>
              <w:rPr>
                <w:del w:id="2035" w:author="L’auteur" w:date="2026-04-24T09:20:00Z"/>
              </w:rPr>
            </w:pPr>
            <w:del w:id="2036" w:author="L’auteur" w:date="2026-04-24T09:20:00Z">
              <w:r>
                <w:rPr>
                  <w:rFonts w:ascii="Calibri" w:hAnsi="Calibri"/>
                  <w:sz w:val="20"/>
                </w:rPr>
                <w:delText>2.7</w:delText>
              </w:r>
            </w:del>
          </w:p>
        </w:tc>
        <w:tc>
          <w:tcPr>
            <w:tcW w:w="0" w:type="auto"/>
            <w:tcBorders>
              <w:top w:val="single" w:sz="0" w:space="0" w:color="D3D3D3"/>
              <w:left w:val="single" w:sz="0" w:space="0" w:color="D3D3D3"/>
              <w:bottom w:val="single" w:sz="0" w:space="0" w:color="D3D3D3"/>
              <w:right w:val="single" w:sz="0" w:space="0" w:color="D3D3D3"/>
            </w:tcBorders>
          </w:tcPr>
          <w:p w14:paraId="5E9109FA" w14:textId="77777777" w:rsidR="00B50B46" w:rsidRDefault="00000000">
            <w:pPr>
              <w:keepNext/>
              <w:spacing w:after="60"/>
              <w:jc w:val="center"/>
              <w:rPr>
                <w:del w:id="2037" w:author="L’auteur" w:date="2026-04-24T09:20:00Z"/>
              </w:rPr>
            </w:pPr>
            <w:del w:id="2038" w:author="L’auteur" w:date="2026-04-24T09:20:00Z">
              <w:r>
                <w:rPr>
                  <w:rFonts w:ascii="Calibri" w:hAnsi="Calibri"/>
                  <w:sz w:val="20"/>
                </w:rPr>
                <w:delText>5.3</w:delText>
              </w:r>
            </w:del>
          </w:p>
        </w:tc>
        <w:tc>
          <w:tcPr>
            <w:tcW w:w="0" w:type="auto"/>
            <w:tcBorders>
              <w:top w:val="single" w:sz="0" w:space="0" w:color="D3D3D3"/>
              <w:left w:val="single" w:sz="0" w:space="0" w:color="D3D3D3"/>
              <w:bottom w:val="single" w:sz="0" w:space="0" w:color="D3D3D3"/>
              <w:right w:val="single" w:sz="0" w:space="0" w:color="D3D3D3"/>
            </w:tcBorders>
          </w:tcPr>
          <w:p w14:paraId="7D38A431" w14:textId="77777777" w:rsidR="00B50B46" w:rsidRDefault="00000000">
            <w:pPr>
              <w:keepNext/>
              <w:spacing w:after="60"/>
              <w:jc w:val="center"/>
              <w:rPr>
                <w:del w:id="2039" w:author="L’auteur" w:date="2026-04-24T09:20:00Z"/>
              </w:rPr>
            </w:pPr>
            <w:del w:id="2040" w:author="L’auteur" w:date="2026-04-24T09:20: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00FFF872" w14:textId="77777777" w:rsidR="00B50B46" w:rsidRDefault="00000000">
            <w:pPr>
              <w:keepNext/>
              <w:spacing w:after="60"/>
              <w:jc w:val="center"/>
              <w:rPr>
                <w:del w:id="2041" w:author="L’auteur" w:date="2026-04-24T09:20:00Z"/>
              </w:rPr>
            </w:pPr>
            <w:del w:id="2042" w:author="L’auteur" w:date="2026-04-24T09:20:00Z">
              <w:r>
                <w:rPr>
                  <w:rFonts w:ascii="Calibri" w:hAnsi="Calibri"/>
                  <w:sz w:val="20"/>
                </w:rPr>
                <w:delText>10.7</w:delText>
              </w:r>
            </w:del>
          </w:p>
        </w:tc>
      </w:tr>
      <w:tr w:rsidR="00B50B46" w14:paraId="4051F28D" w14:textId="77777777">
        <w:trPr>
          <w:cantSplit/>
          <w:jc w:val="center"/>
          <w:del w:id="204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B6C2062" w14:textId="77777777" w:rsidR="00B50B46" w:rsidRDefault="00000000">
            <w:pPr>
              <w:keepNext/>
              <w:spacing w:after="60"/>
              <w:jc w:val="center"/>
              <w:rPr>
                <w:del w:id="2044" w:author="L’auteur" w:date="2026-04-24T09:20:00Z"/>
              </w:rPr>
            </w:pPr>
            <w:del w:id="2045" w:author="L’auteur" w:date="2026-04-24T09:20:00Z">
              <w:r>
                <w:rPr>
                  <w:rFonts w:ascii="Calibri" w:hAnsi="Calibri"/>
                  <w:sz w:val="20"/>
                </w:rPr>
                <w:delText>Nigeria</w:delText>
              </w:r>
            </w:del>
          </w:p>
        </w:tc>
        <w:tc>
          <w:tcPr>
            <w:tcW w:w="0" w:type="auto"/>
            <w:tcBorders>
              <w:top w:val="single" w:sz="0" w:space="0" w:color="D3D3D3"/>
              <w:left w:val="single" w:sz="0" w:space="0" w:color="D3D3D3"/>
              <w:bottom w:val="single" w:sz="0" w:space="0" w:color="D3D3D3"/>
              <w:right w:val="single" w:sz="0" w:space="0" w:color="D3D3D3"/>
            </w:tcBorders>
          </w:tcPr>
          <w:p w14:paraId="6E2316B5" w14:textId="77777777" w:rsidR="00B50B46" w:rsidRDefault="00000000">
            <w:pPr>
              <w:keepNext/>
              <w:spacing w:after="60"/>
              <w:jc w:val="center"/>
              <w:rPr>
                <w:del w:id="2046" w:author="L’auteur" w:date="2026-04-24T09:20:00Z"/>
              </w:rPr>
            </w:pPr>
            <w:del w:id="2047" w:author="L’auteur" w:date="2026-04-24T09:20:00Z">
              <w:r>
                <w:rPr>
                  <w:rFonts w:ascii="Calibri" w:hAnsi="Calibri"/>
                  <w:sz w:val="20"/>
                </w:rPr>
                <w:delText>12.0</w:delText>
              </w:r>
            </w:del>
          </w:p>
        </w:tc>
        <w:tc>
          <w:tcPr>
            <w:tcW w:w="0" w:type="auto"/>
            <w:tcBorders>
              <w:top w:val="single" w:sz="0" w:space="0" w:color="D3D3D3"/>
              <w:left w:val="single" w:sz="0" w:space="0" w:color="D3D3D3"/>
              <w:bottom w:val="single" w:sz="0" w:space="0" w:color="D3D3D3"/>
              <w:right w:val="single" w:sz="0" w:space="0" w:color="D3D3D3"/>
            </w:tcBorders>
          </w:tcPr>
          <w:p w14:paraId="532B060E" w14:textId="77777777" w:rsidR="00B50B46" w:rsidRDefault="00000000">
            <w:pPr>
              <w:keepNext/>
              <w:spacing w:after="60"/>
              <w:jc w:val="center"/>
              <w:rPr>
                <w:del w:id="2048" w:author="L’auteur" w:date="2026-04-24T09:20:00Z"/>
              </w:rPr>
            </w:pPr>
            <w:del w:id="2049" w:author="L’auteur" w:date="2026-04-24T09:20:00Z">
              <w:r>
                <w:rPr>
                  <w:rFonts w:ascii="Calibri" w:hAnsi="Calibri"/>
                  <w:sz w:val="20"/>
                </w:rPr>
                <w:delText>13.3</w:delText>
              </w:r>
            </w:del>
          </w:p>
        </w:tc>
        <w:tc>
          <w:tcPr>
            <w:tcW w:w="0" w:type="auto"/>
            <w:tcBorders>
              <w:top w:val="single" w:sz="0" w:space="0" w:color="D3D3D3"/>
              <w:left w:val="single" w:sz="0" w:space="0" w:color="D3D3D3"/>
              <w:bottom w:val="single" w:sz="0" w:space="0" w:color="D3D3D3"/>
              <w:right w:val="single" w:sz="0" w:space="0" w:color="D3D3D3"/>
            </w:tcBorders>
          </w:tcPr>
          <w:p w14:paraId="34941AEF" w14:textId="77777777" w:rsidR="00B50B46" w:rsidRDefault="00000000">
            <w:pPr>
              <w:keepNext/>
              <w:spacing w:after="60"/>
              <w:jc w:val="center"/>
              <w:rPr>
                <w:del w:id="2050" w:author="L’auteur" w:date="2026-04-24T09:20:00Z"/>
              </w:rPr>
            </w:pPr>
            <w:del w:id="2051" w:author="L’auteur" w:date="2026-04-24T09:20:00Z">
              <w:r>
                <w:rPr>
                  <w:rFonts w:ascii="Calibri" w:hAnsi="Calibri"/>
                  <w:sz w:val="20"/>
                </w:rPr>
                <w:delText>57.6</w:delText>
              </w:r>
            </w:del>
          </w:p>
        </w:tc>
        <w:tc>
          <w:tcPr>
            <w:tcW w:w="0" w:type="auto"/>
            <w:tcBorders>
              <w:top w:val="single" w:sz="0" w:space="0" w:color="D3D3D3"/>
              <w:left w:val="single" w:sz="0" w:space="0" w:color="D3D3D3"/>
              <w:bottom w:val="single" w:sz="0" w:space="0" w:color="D3D3D3"/>
              <w:right w:val="single" w:sz="0" w:space="0" w:color="D3D3D3"/>
            </w:tcBorders>
          </w:tcPr>
          <w:p w14:paraId="30DA001E" w14:textId="77777777" w:rsidR="00B50B46" w:rsidRDefault="00000000">
            <w:pPr>
              <w:keepNext/>
              <w:spacing w:after="60"/>
              <w:jc w:val="center"/>
              <w:rPr>
                <w:del w:id="2052" w:author="L’auteur" w:date="2026-04-24T09:20:00Z"/>
              </w:rPr>
            </w:pPr>
            <w:del w:id="2053" w:author="L’auteur" w:date="2026-04-24T09:20:00Z">
              <w:r>
                <w:rPr>
                  <w:rFonts w:ascii="Calibri" w:hAnsi="Calibri"/>
                  <w:sz w:val="20"/>
                </w:rPr>
                <w:delText>59.4</w:delText>
              </w:r>
            </w:del>
          </w:p>
        </w:tc>
        <w:tc>
          <w:tcPr>
            <w:tcW w:w="0" w:type="auto"/>
            <w:tcBorders>
              <w:top w:val="single" w:sz="0" w:space="0" w:color="D3D3D3"/>
              <w:left w:val="single" w:sz="0" w:space="0" w:color="D3D3D3"/>
              <w:bottom w:val="single" w:sz="0" w:space="0" w:color="D3D3D3"/>
              <w:right w:val="single" w:sz="0" w:space="0" w:color="D3D3D3"/>
            </w:tcBorders>
          </w:tcPr>
          <w:p w14:paraId="364348B4" w14:textId="77777777" w:rsidR="00B50B46" w:rsidRDefault="00000000">
            <w:pPr>
              <w:keepNext/>
              <w:spacing w:after="60"/>
              <w:jc w:val="center"/>
              <w:rPr>
                <w:del w:id="2054" w:author="L’auteur" w:date="2026-04-24T09:20:00Z"/>
              </w:rPr>
            </w:pPr>
            <w:del w:id="2055"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4E48F802" w14:textId="77777777" w:rsidR="00B50B46" w:rsidRDefault="00000000">
            <w:pPr>
              <w:keepNext/>
              <w:spacing w:after="60"/>
              <w:jc w:val="center"/>
              <w:rPr>
                <w:del w:id="2056" w:author="L’auteur" w:date="2026-04-24T09:20:00Z"/>
              </w:rPr>
            </w:pPr>
            <w:del w:id="2057" w:author="L’auteur" w:date="2026-04-24T09:20: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605F3DAA" w14:textId="77777777" w:rsidR="00B50B46" w:rsidRDefault="00000000">
            <w:pPr>
              <w:keepNext/>
              <w:spacing w:after="60"/>
              <w:jc w:val="center"/>
              <w:rPr>
                <w:del w:id="2058" w:author="L’auteur" w:date="2026-04-24T09:20:00Z"/>
              </w:rPr>
            </w:pPr>
            <w:del w:id="2059" w:author="L’auteur" w:date="2026-04-24T09:20:00Z">
              <w:r>
                <w:rPr>
                  <w:rFonts w:ascii="Calibri" w:hAnsi="Calibri"/>
                  <w:sz w:val="20"/>
                </w:rPr>
                <w:delText>51.0</w:delText>
              </w:r>
            </w:del>
          </w:p>
        </w:tc>
        <w:tc>
          <w:tcPr>
            <w:tcW w:w="0" w:type="auto"/>
            <w:tcBorders>
              <w:top w:val="single" w:sz="0" w:space="0" w:color="D3D3D3"/>
              <w:left w:val="single" w:sz="0" w:space="0" w:color="D3D3D3"/>
              <w:bottom w:val="single" w:sz="0" w:space="0" w:color="D3D3D3"/>
              <w:right w:val="single" w:sz="0" w:space="0" w:color="D3D3D3"/>
            </w:tcBorders>
          </w:tcPr>
          <w:p w14:paraId="40CD93E6" w14:textId="77777777" w:rsidR="00B50B46" w:rsidRDefault="00000000">
            <w:pPr>
              <w:keepNext/>
              <w:spacing w:after="60"/>
              <w:jc w:val="center"/>
              <w:rPr>
                <w:del w:id="2060" w:author="L’auteur" w:date="2026-04-24T09:20:00Z"/>
              </w:rPr>
            </w:pPr>
            <w:del w:id="2061" w:author="L’auteur" w:date="2026-04-24T09:20:00Z">
              <w:r>
                <w:rPr>
                  <w:rFonts w:ascii="Calibri" w:hAnsi="Calibri"/>
                  <w:sz w:val="20"/>
                </w:rPr>
                <w:delText>51.7</w:delText>
              </w:r>
            </w:del>
          </w:p>
        </w:tc>
        <w:tc>
          <w:tcPr>
            <w:tcW w:w="0" w:type="auto"/>
            <w:tcBorders>
              <w:top w:val="single" w:sz="0" w:space="0" w:color="D3D3D3"/>
              <w:left w:val="single" w:sz="0" w:space="0" w:color="D3D3D3"/>
              <w:bottom w:val="single" w:sz="0" w:space="0" w:color="D3D3D3"/>
              <w:right w:val="single" w:sz="0" w:space="0" w:color="D3D3D3"/>
            </w:tcBorders>
          </w:tcPr>
          <w:p w14:paraId="29AFC309" w14:textId="77777777" w:rsidR="00B50B46" w:rsidRDefault="00000000">
            <w:pPr>
              <w:keepNext/>
              <w:spacing w:after="60"/>
              <w:jc w:val="center"/>
              <w:rPr>
                <w:del w:id="2062" w:author="L’auteur" w:date="2026-04-24T09:20:00Z"/>
              </w:rPr>
            </w:pPr>
            <w:del w:id="2063" w:author="L’auteur" w:date="2026-04-24T09:20: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56D9F9FF" w14:textId="77777777" w:rsidR="00B50B46" w:rsidRDefault="00000000">
            <w:pPr>
              <w:keepNext/>
              <w:spacing w:after="60"/>
              <w:jc w:val="center"/>
              <w:rPr>
                <w:del w:id="2064" w:author="L’auteur" w:date="2026-04-24T09:20:00Z"/>
              </w:rPr>
            </w:pPr>
            <w:del w:id="2065" w:author="L’auteur" w:date="2026-04-24T09:20: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0358A1A7" w14:textId="77777777" w:rsidR="00B50B46" w:rsidRDefault="00000000">
            <w:pPr>
              <w:keepNext/>
              <w:spacing w:after="60"/>
              <w:jc w:val="center"/>
              <w:rPr>
                <w:del w:id="2066" w:author="L’auteur" w:date="2026-04-24T09:20:00Z"/>
              </w:rPr>
            </w:pPr>
            <w:del w:id="2067" w:author="L’auteur" w:date="2026-04-24T09:20:00Z">
              <w:r>
                <w:rPr>
                  <w:rFonts w:ascii="Calibri" w:hAnsi="Calibri"/>
                  <w:sz w:val="20"/>
                </w:rPr>
                <w:delText>53.0</w:delText>
              </w:r>
            </w:del>
          </w:p>
        </w:tc>
        <w:tc>
          <w:tcPr>
            <w:tcW w:w="0" w:type="auto"/>
            <w:tcBorders>
              <w:top w:val="single" w:sz="0" w:space="0" w:color="D3D3D3"/>
              <w:left w:val="single" w:sz="0" w:space="0" w:color="D3D3D3"/>
              <w:bottom w:val="single" w:sz="0" w:space="0" w:color="D3D3D3"/>
              <w:right w:val="single" w:sz="0" w:space="0" w:color="D3D3D3"/>
            </w:tcBorders>
          </w:tcPr>
          <w:p w14:paraId="7A3E3A5D" w14:textId="77777777" w:rsidR="00B50B46" w:rsidRDefault="00000000">
            <w:pPr>
              <w:keepNext/>
              <w:spacing w:after="60"/>
              <w:jc w:val="center"/>
              <w:rPr>
                <w:del w:id="2068" w:author="L’auteur" w:date="2026-04-24T09:20:00Z"/>
              </w:rPr>
            </w:pPr>
            <w:del w:id="2069" w:author="L’auteur" w:date="2026-04-24T09:20:00Z">
              <w:r>
                <w:rPr>
                  <w:rFonts w:ascii="Calibri" w:hAnsi="Calibri"/>
                  <w:sz w:val="20"/>
                </w:rPr>
                <w:delText>54.0</w:delText>
              </w:r>
            </w:del>
          </w:p>
        </w:tc>
      </w:tr>
      <w:tr w:rsidR="00B50B46" w14:paraId="07CC8524" w14:textId="77777777">
        <w:trPr>
          <w:cantSplit/>
          <w:jc w:val="center"/>
          <w:del w:id="207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2D2F34D" w14:textId="77777777" w:rsidR="00B50B46" w:rsidRDefault="00000000">
            <w:pPr>
              <w:keepNext/>
              <w:spacing w:after="60"/>
              <w:jc w:val="center"/>
              <w:rPr>
                <w:del w:id="2071" w:author="L’auteur" w:date="2026-04-24T09:20:00Z"/>
              </w:rPr>
            </w:pPr>
            <w:del w:id="2072" w:author="L’auteur" w:date="2026-04-24T09:20:00Z">
              <w:r>
                <w:rPr>
                  <w:rFonts w:ascii="Calibri" w:hAnsi="Calibri"/>
                  <w:sz w:val="20"/>
                </w:rPr>
                <w:delText>Pakistan</w:delText>
              </w:r>
            </w:del>
          </w:p>
        </w:tc>
        <w:tc>
          <w:tcPr>
            <w:tcW w:w="0" w:type="auto"/>
            <w:tcBorders>
              <w:top w:val="single" w:sz="0" w:space="0" w:color="D3D3D3"/>
              <w:left w:val="single" w:sz="0" w:space="0" w:color="D3D3D3"/>
              <w:bottom w:val="single" w:sz="0" w:space="0" w:color="D3D3D3"/>
              <w:right w:val="single" w:sz="0" w:space="0" w:color="D3D3D3"/>
            </w:tcBorders>
          </w:tcPr>
          <w:p w14:paraId="11CC8FEA" w14:textId="77777777" w:rsidR="00B50B46" w:rsidRDefault="00000000">
            <w:pPr>
              <w:keepNext/>
              <w:spacing w:after="60"/>
              <w:jc w:val="center"/>
              <w:rPr>
                <w:del w:id="2073" w:author="L’auteur" w:date="2026-04-24T09:20:00Z"/>
              </w:rPr>
            </w:pPr>
            <w:del w:id="2074" w:author="L’auteur" w:date="2026-04-24T09:20:00Z">
              <w:r>
                <w:rPr>
                  <w:rFonts w:ascii="Calibri" w:hAnsi="Calibri"/>
                  <w:sz w:val="20"/>
                </w:rPr>
                <w:delText>7.2</w:delText>
              </w:r>
            </w:del>
          </w:p>
        </w:tc>
        <w:tc>
          <w:tcPr>
            <w:tcW w:w="0" w:type="auto"/>
            <w:tcBorders>
              <w:top w:val="single" w:sz="0" w:space="0" w:color="D3D3D3"/>
              <w:left w:val="single" w:sz="0" w:space="0" w:color="D3D3D3"/>
              <w:bottom w:val="single" w:sz="0" w:space="0" w:color="D3D3D3"/>
              <w:right w:val="single" w:sz="0" w:space="0" w:color="D3D3D3"/>
            </w:tcBorders>
          </w:tcPr>
          <w:p w14:paraId="6FB9CDA9" w14:textId="77777777" w:rsidR="00B50B46" w:rsidRDefault="00000000">
            <w:pPr>
              <w:keepNext/>
              <w:spacing w:after="60"/>
              <w:jc w:val="center"/>
              <w:rPr>
                <w:del w:id="2075" w:author="L’auteur" w:date="2026-04-24T09:20:00Z"/>
              </w:rPr>
            </w:pPr>
            <w:del w:id="2076" w:author="L’auteur" w:date="2026-04-24T09:20: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4613BB70" w14:textId="77777777" w:rsidR="00B50B46" w:rsidRDefault="00000000">
            <w:pPr>
              <w:keepNext/>
              <w:spacing w:after="60"/>
              <w:jc w:val="center"/>
              <w:rPr>
                <w:del w:id="2077" w:author="L’auteur" w:date="2026-04-24T09:20:00Z"/>
              </w:rPr>
            </w:pPr>
            <w:del w:id="2078" w:author="L’auteur" w:date="2026-04-24T09:20:00Z">
              <w:r>
                <w:rPr>
                  <w:rFonts w:ascii="Calibri" w:hAnsi="Calibri"/>
                  <w:sz w:val="20"/>
                </w:rPr>
                <w:delText>15.2</w:delText>
              </w:r>
            </w:del>
          </w:p>
        </w:tc>
        <w:tc>
          <w:tcPr>
            <w:tcW w:w="0" w:type="auto"/>
            <w:tcBorders>
              <w:top w:val="single" w:sz="0" w:space="0" w:color="D3D3D3"/>
              <w:left w:val="single" w:sz="0" w:space="0" w:color="D3D3D3"/>
              <w:bottom w:val="single" w:sz="0" w:space="0" w:color="D3D3D3"/>
              <w:right w:val="single" w:sz="0" w:space="0" w:color="D3D3D3"/>
            </w:tcBorders>
          </w:tcPr>
          <w:p w14:paraId="7E0A9904" w14:textId="77777777" w:rsidR="00B50B46" w:rsidRDefault="00000000">
            <w:pPr>
              <w:keepNext/>
              <w:spacing w:after="60"/>
              <w:jc w:val="center"/>
              <w:rPr>
                <w:del w:id="2079" w:author="L’auteur" w:date="2026-04-24T09:20:00Z"/>
              </w:rPr>
            </w:pPr>
            <w:del w:id="2080" w:author="L’auteur" w:date="2026-04-24T09:20:00Z">
              <w:r>
                <w:rPr>
                  <w:rFonts w:ascii="Calibri" w:hAnsi="Calibri"/>
                  <w:sz w:val="20"/>
                </w:rPr>
                <w:delText>17.1</w:delText>
              </w:r>
            </w:del>
          </w:p>
        </w:tc>
        <w:tc>
          <w:tcPr>
            <w:tcW w:w="0" w:type="auto"/>
            <w:tcBorders>
              <w:top w:val="single" w:sz="0" w:space="0" w:color="D3D3D3"/>
              <w:left w:val="single" w:sz="0" w:space="0" w:color="D3D3D3"/>
              <w:bottom w:val="single" w:sz="0" w:space="0" w:color="D3D3D3"/>
              <w:right w:val="single" w:sz="0" w:space="0" w:color="D3D3D3"/>
            </w:tcBorders>
          </w:tcPr>
          <w:p w14:paraId="779D2CC7" w14:textId="77777777" w:rsidR="00B50B46" w:rsidRDefault="00000000">
            <w:pPr>
              <w:keepNext/>
              <w:spacing w:after="60"/>
              <w:jc w:val="center"/>
              <w:rPr>
                <w:del w:id="2081" w:author="L’auteur" w:date="2026-04-24T09:20:00Z"/>
              </w:rPr>
            </w:pPr>
            <w:del w:id="2082" w:author="L’auteur" w:date="2026-04-24T09:20: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63CBD816" w14:textId="77777777" w:rsidR="00B50B46" w:rsidRDefault="00000000">
            <w:pPr>
              <w:keepNext/>
              <w:spacing w:after="60"/>
              <w:jc w:val="center"/>
              <w:rPr>
                <w:del w:id="2083" w:author="L’auteur" w:date="2026-04-24T09:20:00Z"/>
              </w:rPr>
            </w:pPr>
            <w:del w:id="2084" w:author="L’auteur" w:date="2026-04-24T09:20: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1E2D9F55" w14:textId="77777777" w:rsidR="00B50B46" w:rsidRDefault="00000000">
            <w:pPr>
              <w:keepNext/>
              <w:spacing w:after="60"/>
              <w:jc w:val="center"/>
              <w:rPr>
                <w:del w:id="2085" w:author="L’auteur" w:date="2026-04-24T09:20:00Z"/>
              </w:rPr>
            </w:pPr>
            <w:del w:id="2086" w:author="L’auteur" w:date="2026-04-24T09:20:00Z">
              <w:r>
                <w:rPr>
                  <w:rFonts w:ascii="Calibri" w:hAnsi="Calibri"/>
                  <w:sz w:val="20"/>
                </w:rPr>
                <w:delText>11.3</w:delText>
              </w:r>
            </w:del>
          </w:p>
        </w:tc>
        <w:tc>
          <w:tcPr>
            <w:tcW w:w="0" w:type="auto"/>
            <w:tcBorders>
              <w:top w:val="single" w:sz="0" w:space="0" w:color="D3D3D3"/>
              <w:left w:val="single" w:sz="0" w:space="0" w:color="D3D3D3"/>
              <w:bottom w:val="single" w:sz="0" w:space="0" w:color="D3D3D3"/>
              <w:right w:val="single" w:sz="0" w:space="0" w:color="D3D3D3"/>
            </w:tcBorders>
          </w:tcPr>
          <w:p w14:paraId="57464377" w14:textId="77777777" w:rsidR="00B50B46" w:rsidRDefault="00000000">
            <w:pPr>
              <w:keepNext/>
              <w:spacing w:after="60"/>
              <w:jc w:val="center"/>
              <w:rPr>
                <w:del w:id="2087" w:author="L’auteur" w:date="2026-04-24T09:20:00Z"/>
              </w:rPr>
            </w:pPr>
            <w:del w:id="2088" w:author="L’auteur" w:date="2026-04-24T09:20:00Z">
              <w:r>
                <w:rPr>
                  <w:rFonts w:ascii="Calibri" w:hAnsi="Calibri"/>
                  <w:sz w:val="20"/>
                </w:rPr>
                <w:delText>11.4</w:delText>
              </w:r>
            </w:del>
          </w:p>
        </w:tc>
        <w:tc>
          <w:tcPr>
            <w:tcW w:w="0" w:type="auto"/>
            <w:tcBorders>
              <w:top w:val="single" w:sz="0" w:space="0" w:color="D3D3D3"/>
              <w:left w:val="single" w:sz="0" w:space="0" w:color="D3D3D3"/>
              <w:bottom w:val="single" w:sz="0" w:space="0" w:color="D3D3D3"/>
              <w:right w:val="single" w:sz="0" w:space="0" w:color="D3D3D3"/>
            </w:tcBorders>
          </w:tcPr>
          <w:p w14:paraId="3D96FFED" w14:textId="77777777" w:rsidR="00B50B46" w:rsidRDefault="00000000">
            <w:pPr>
              <w:keepNext/>
              <w:spacing w:after="60"/>
              <w:jc w:val="center"/>
              <w:rPr>
                <w:del w:id="2089" w:author="L’auteur" w:date="2026-04-24T09:20:00Z"/>
              </w:rPr>
            </w:pPr>
            <w:del w:id="2090"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64E4FCD0" w14:textId="77777777" w:rsidR="00B50B46" w:rsidRDefault="00000000">
            <w:pPr>
              <w:keepNext/>
              <w:spacing w:after="60"/>
              <w:jc w:val="center"/>
              <w:rPr>
                <w:del w:id="2091" w:author="L’auteur" w:date="2026-04-24T09:20:00Z"/>
              </w:rPr>
            </w:pPr>
            <w:del w:id="2092"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3FC3AFF9" w14:textId="77777777" w:rsidR="00B50B46" w:rsidRDefault="00000000">
            <w:pPr>
              <w:keepNext/>
              <w:spacing w:after="60"/>
              <w:jc w:val="center"/>
              <w:rPr>
                <w:del w:id="2093" w:author="L’auteur" w:date="2026-04-24T09:20:00Z"/>
              </w:rPr>
            </w:pPr>
            <w:del w:id="2094" w:author="L’auteur" w:date="2026-04-24T09:20: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5142B953" w14:textId="77777777" w:rsidR="00B50B46" w:rsidRDefault="00000000">
            <w:pPr>
              <w:keepNext/>
              <w:spacing w:after="60"/>
              <w:jc w:val="center"/>
              <w:rPr>
                <w:del w:id="2095" w:author="L’auteur" w:date="2026-04-24T09:20:00Z"/>
              </w:rPr>
            </w:pPr>
            <w:del w:id="2096" w:author="L’auteur" w:date="2026-04-24T09:20:00Z">
              <w:r>
                <w:rPr>
                  <w:rFonts w:ascii="Calibri" w:hAnsi="Calibri"/>
                  <w:sz w:val="20"/>
                </w:rPr>
                <w:delText>11.1</w:delText>
              </w:r>
            </w:del>
          </w:p>
        </w:tc>
      </w:tr>
      <w:tr w:rsidR="00B50B46" w14:paraId="3D18DB4D" w14:textId="77777777">
        <w:trPr>
          <w:cantSplit/>
          <w:jc w:val="center"/>
          <w:del w:id="209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C1C5D57" w14:textId="77777777" w:rsidR="00B50B46" w:rsidRDefault="00000000">
            <w:pPr>
              <w:keepNext/>
              <w:spacing w:after="60"/>
              <w:jc w:val="center"/>
              <w:rPr>
                <w:del w:id="2098" w:author="L’auteur" w:date="2026-04-24T09:20:00Z"/>
              </w:rPr>
            </w:pPr>
            <w:del w:id="2099" w:author="L’auteur" w:date="2026-04-24T09:20:00Z">
              <w:r>
                <w:rPr>
                  <w:rFonts w:ascii="Calibri" w:hAnsi="Calibri"/>
                  <w:sz w:val="20"/>
                </w:rPr>
                <w:delText>Papua New Guinea</w:delText>
              </w:r>
            </w:del>
          </w:p>
        </w:tc>
        <w:tc>
          <w:tcPr>
            <w:tcW w:w="0" w:type="auto"/>
            <w:tcBorders>
              <w:top w:val="single" w:sz="0" w:space="0" w:color="D3D3D3"/>
              <w:left w:val="single" w:sz="0" w:space="0" w:color="D3D3D3"/>
              <w:bottom w:val="single" w:sz="0" w:space="0" w:color="D3D3D3"/>
              <w:right w:val="single" w:sz="0" w:space="0" w:color="D3D3D3"/>
            </w:tcBorders>
          </w:tcPr>
          <w:p w14:paraId="7735B356" w14:textId="77777777" w:rsidR="00B50B46" w:rsidRDefault="00000000">
            <w:pPr>
              <w:keepNext/>
              <w:spacing w:after="60"/>
              <w:jc w:val="center"/>
              <w:rPr>
                <w:del w:id="2100" w:author="L’auteur" w:date="2026-04-24T09:20:00Z"/>
              </w:rPr>
            </w:pPr>
            <w:del w:id="2101" w:author="L’auteur" w:date="2026-04-24T09:20: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622DD730" w14:textId="77777777" w:rsidR="00B50B46" w:rsidRDefault="00000000">
            <w:pPr>
              <w:keepNext/>
              <w:spacing w:after="60"/>
              <w:jc w:val="center"/>
              <w:rPr>
                <w:del w:id="2102" w:author="L’auteur" w:date="2026-04-24T09:20:00Z"/>
              </w:rPr>
            </w:pPr>
            <w:del w:id="2103" w:author="L’auteur" w:date="2026-04-24T09:20: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13A52A7A" w14:textId="77777777" w:rsidR="00B50B46" w:rsidRDefault="00000000">
            <w:pPr>
              <w:keepNext/>
              <w:spacing w:after="60"/>
              <w:jc w:val="center"/>
              <w:rPr>
                <w:del w:id="2104" w:author="L’auteur" w:date="2026-04-24T09:20:00Z"/>
              </w:rPr>
            </w:pPr>
            <w:del w:id="2105" w:author="L’auteur" w:date="2026-04-24T09:20: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425B3C39" w14:textId="77777777" w:rsidR="00B50B46" w:rsidRDefault="00000000">
            <w:pPr>
              <w:keepNext/>
              <w:spacing w:after="60"/>
              <w:jc w:val="center"/>
              <w:rPr>
                <w:del w:id="2106" w:author="L’auteur" w:date="2026-04-24T09:20:00Z"/>
              </w:rPr>
            </w:pPr>
            <w:del w:id="2107" w:author="L’auteur" w:date="2026-04-24T09:20:00Z">
              <w:r>
                <w:rPr>
                  <w:rFonts w:ascii="Calibri" w:hAnsi="Calibri"/>
                  <w:sz w:val="20"/>
                </w:rPr>
                <w:delText>11.5</w:delText>
              </w:r>
            </w:del>
          </w:p>
        </w:tc>
        <w:tc>
          <w:tcPr>
            <w:tcW w:w="0" w:type="auto"/>
            <w:tcBorders>
              <w:top w:val="single" w:sz="0" w:space="0" w:color="D3D3D3"/>
              <w:left w:val="single" w:sz="0" w:space="0" w:color="D3D3D3"/>
              <w:bottom w:val="single" w:sz="0" w:space="0" w:color="D3D3D3"/>
              <w:right w:val="single" w:sz="0" w:space="0" w:color="D3D3D3"/>
            </w:tcBorders>
          </w:tcPr>
          <w:p w14:paraId="41222F7F" w14:textId="77777777" w:rsidR="00B50B46" w:rsidRDefault="00000000">
            <w:pPr>
              <w:keepNext/>
              <w:spacing w:after="60"/>
              <w:jc w:val="center"/>
              <w:rPr>
                <w:del w:id="2108" w:author="L’auteur" w:date="2026-04-24T09:20:00Z"/>
              </w:rPr>
            </w:pPr>
            <w:del w:id="2109"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5784FE57" w14:textId="77777777" w:rsidR="00B50B46" w:rsidRDefault="00000000">
            <w:pPr>
              <w:keepNext/>
              <w:spacing w:after="60"/>
              <w:jc w:val="center"/>
              <w:rPr>
                <w:del w:id="2110" w:author="L’auteur" w:date="2026-04-24T09:20:00Z"/>
              </w:rPr>
            </w:pPr>
            <w:del w:id="2111"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241E3C54" w14:textId="77777777" w:rsidR="00B50B46" w:rsidRDefault="00000000">
            <w:pPr>
              <w:keepNext/>
              <w:spacing w:after="60"/>
              <w:jc w:val="center"/>
              <w:rPr>
                <w:del w:id="2112" w:author="L’auteur" w:date="2026-04-24T09:20:00Z"/>
              </w:rPr>
            </w:pPr>
            <w:del w:id="2113" w:author="L’auteur" w:date="2026-04-24T09:20:00Z">
              <w:r>
                <w:rPr>
                  <w:rFonts w:ascii="Calibri" w:hAnsi="Calibri"/>
                  <w:sz w:val="20"/>
                </w:rPr>
                <w:delText>11.1</w:delText>
              </w:r>
            </w:del>
          </w:p>
        </w:tc>
        <w:tc>
          <w:tcPr>
            <w:tcW w:w="0" w:type="auto"/>
            <w:tcBorders>
              <w:top w:val="single" w:sz="0" w:space="0" w:color="D3D3D3"/>
              <w:left w:val="single" w:sz="0" w:space="0" w:color="D3D3D3"/>
              <w:bottom w:val="single" w:sz="0" w:space="0" w:color="D3D3D3"/>
              <w:right w:val="single" w:sz="0" w:space="0" w:color="D3D3D3"/>
            </w:tcBorders>
          </w:tcPr>
          <w:p w14:paraId="36FD2B7F" w14:textId="77777777" w:rsidR="00B50B46" w:rsidRDefault="00000000">
            <w:pPr>
              <w:keepNext/>
              <w:spacing w:after="60"/>
              <w:jc w:val="center"/>
              <w:rPr>
                <w:del w:id="2114" w:author="L’auteur" w:date="2026-04-24T09:20:00Z"/>
              </w:rPr>
            </w:pPr>
            <w:del w:id="2115" w:author="L’auteur" w:date="2026-04-24T09:20:00Z">
              <w:r>
                <w:rPr>
                  <w:rFonts w:ascii="Calibri" w:hAnsi="Calibri"/>
                  <w:sz w:val="20"/>
                </w:rPr>
                <w:delText>11.8</w:delText>
              </w:r>
            </w:del>
          </w:p>
        </w:tc>
        <w:tc>
          <w:tcPr>
            <w:tcW w:w="0" w:type="auto"/>
            <w:tcBorders>
              <w:top w:val="single" w:sz="0" w:space="0" w:color="D3D3D3"/>
              <w:left w:val="single" w:sz="0" w:space="0" w:color="D3D3D3"/>
              <w:bottom w:val="single" w:sz="0" w:space="0" w:color="D3D3D3"/>
              <w:right w:val="single" w:sz="0" w:space="0" w:color="D3D3D3"/>
            </w:tcBorders>
          </w:tcPr>
          <w:p w14:paraId="297A7DD5" w14:textId="77777777" w:rsidR="00B50B46" w:rsidRDefault="00000000">
            <w:pPr>
              <w:keepNext/>
              <w:spacing w:after="60"/>
              <w:jc w:val="center"/>
              <w:rPr>
                <w:del w:id="2116" w:author="L’auteur" w:date="2026-04-24T09:20:00Z"/>
              </w:rPr>
            </w:pPr>
            <w:del w:id="2117"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5B3A0DEC" w14:textId="77777777" w:rsidR="00B50B46" w:rsidRDefault="00000000">
            <w:pPr>
              <w:keepNext/>
              <w:spacing w:after="60"/>
              <w:jc w:val="center"/>
              <w:rPr>
                <w:del w:id="2118" w:author="L’auteur" w:date="2026-04-24T09:20:00Z"/>
              </w:rPr>
            </w:pPr>
            <w:del w:id="2119"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5D3503C1" w14:textId="77777777" w:rsidR="00B50B46" w:rsidRDefault="00000000">
            <w:pPr>
              <w:keepNext/>
              <w:spacing w:after="60"/>
              <w:jc w:val="center"/>
              <w:rPr>
                <w:del w:id="2120" w:author="L’auteur" w:date="2026-04-24T09:20:00Z"/>
              </w:rPr>
            </w:pPr>
            <w:del w:id="2121" w:author="L’auteur" w:date="2026-04-24T09:20:00Z">
              <w:r>
                <w:rPr>
                  <w:rFonts w:ascii="Calibri" w:hAnsi="Calibri"/>
                  <w:sz w:val="20"/>
                </w:rPr>
                <w:delText>11.6</w:delText>
              </w:r>
            </w:del>
          </w:p>
        </w:tc>
        <w:tc>
          <w:tcPr>
            <w:tcW w:w="0" w:type="auto"/>
            <w:tcBorders>
              <w:top w:val="single" w:sz="0" w:space="0" w:color="D3D3D3"/>
              <w:left w:val="single" w:sz="0" w:space="0" w:color="D3D3D3"/>
              <w:bottom w:val="single" w:sz="0" w:space="0" w:color="D3D3D3"/>
              <w:right w:val="single" w:sz="0" w:space="0" w:color="D3D3D3"/>
            </w:tcBorders>
          </w:tcPr>
          <w:p w14:paraId="55DDE7F7" w14:textId="77777777" w:rsidR="00B50B46" w:rsidRDefault="00000000">
            <w:pPr>
              <w:keepNext/>
              <w:spacing w:after="60"/>
              <w:jc w:val="center"/>
              <w:rPr>
                <w:del w:id="2122" w:author="L’auteur" w:date="2026-04-24T09:20:00Z"/>
              </w:rPr>
            </w:pPr>
            <w:del w:id="2123" w:author="L’auteur" w:date="2026-04-24T09:20:00Z">
              <w:r>
                <w:rPr>
                  <w:rFonts w:ascii="Calibri" w:hAnsi="Calibri"/>
                  <w:sz w:val="20"/>
                </w:rPr>
                <w:delText>12.7</w:delText>
              </w:r>
            </w:del>
          </w:p>
        </w:tc>
      </w:tr>
      <w:tr w:rsidR="00B50B46" w14:paraId="0D0A30FC" w14:textId="77777777">
        <w:trPr>
          <w:cantSplit/>
          <w:jc w:val="center"/>
          <w:del w:id="212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7DA1FA60" w14:textId="77777777" w:rsidR="00B50B46" w:rsidRDefault="00000000">
            <w:pPr>
              <w:keepNext/>
              <w:spacing w:after="60"/>
              <w:jc w:val="center"/>
              <w:rPr>
                <w:del w:id="2125" w:author="L’auteur" w:date="2026-04-24T09:20:00Z"/>
              </w:rPr>
            </w:pPr>
            <w:del w:id="2126" w:author="L’auteur" w:date="2026-04-24T09:20:00Z">
              <w:r>
                <w:rPr>
                  <w:rFonts w:ascii="Calibri" w:hAnsi="Calibri"/>
                  <w:sz w:val="20"/>
                </w:rPr>
                <w:delText>Philippines</w:delText>
              </w:r>
            </w:del>
          </w:p>
        </w:tc>
        <w:tc>
          <w:tcPr>
            <w:tcW w:w="0" w:type="auto"/>
            <w:tcBorders>
              <w:top w:val="single" w:sz="0" w:space="0" w:color="D3D3D3"/>
              <w:left w:val="single" w:sz="0" w:space="0" w:color="D3D3D3"/>
              <w:bottom w:val="single" w:sz="0" w:space="0" w:color="D3D3D3"/>
              <w:right w:val="single" w:sz="0" w:space="0" w:color="D3D3D3"/>
            </w:tcBorders>
          </w:tcPr>
          <w:p w14:paraId="4A0F3A2C" w14:textId="77777777" w:rsidR="00B50B46" w:rsidRDefault="00000000">
            <w:pPr>
              <w:keepNext/>
              <w:spacing w:after="60"/>
              <w:jc w:val="center"/>
              <w:rPr>
                <w:del w:id="2127" w:author="L’auteur" w:date="2026-04-24T09:20:00Z"/>
              </w:rPr>
            </w:pPr>
            <w:del w:id="2128" w:author="L’auteur" w:date="2026-04-24T09:20:00Z">
              <w:r>
                <w:rPr>
                  <w:rFonts w:ascii="Calibri" w:hAnsi="Calibri"/>
                  <w:sz w:val="20"/>
                </w:rPr>
                <w:delText>8.7</w:delText>
              </w:r>
            </w:del>
          </w:p>
        </w:tc>
        <w:tc>
          <w:tcPr>
            <w:tcW w:w="0" w:type="auto"/>
            <w:tcBorders>
              <w:top w:val="single" w:sz="0" w:space="0" w:color="D3D3D3"/>
              <w:left w:val="single" w:sz="0" w:space="0" w:color="D3D3D3"/>
              <w:bottom w:val="single" w:sz="0" w:space="0" w:color="D3D3D3"/>
              <w:right w:val="single" w:sz="0" w:space="0" w:color="D3D3D3"/>
            </w:tcBorders>
          </w:tcPr>
          <w:p w14:paraId="45378938" w14:textId="77777777" w:rsidR="00B50B46" w:rsidRDefault="00000000">
            <w:pPr>
              <w:keepNext/>
              <w:spacing w:after="60"/>
              <w:jc w:val="center"/>
              <w:rPr>
                <w:del w:id="2129" w:author="L’auteur" w:date="2026-04-24T09:20:00Z"/>
              </w:rPr>
            </w:pPr>
            <w:del w:id="2130" w:author="L’auteur" w:date="2026-04-24T09:20:00Z">
              <w:r>
                <w:rPr>
                  <w:rFonts w:ascii="Calibri" w:hAnsi="Calibri"/>
                  <w:sz w:val="20"/>
                </w:rPr>
                <w:delText>15.9</w:delText>
              </w:r>
            </w:del>
          </w:p>
        </w:tc>
        <w:tc>
          <w:tcPr>
            <w:tcW w:w="0" w:type="auto"/>
            <w:tcBorders>
              <w:top w:val="single" w:sz="0" w:space="0" w:color="D3D3D3"/>
              <w:left w:val="single" w:sz="0" w:space="0" w:color="D3D3D3"/>
              <w:bottom w:val="single" w:sz="0" w:space="0" w:color="D3D3D3"/>
              <w:right w:val="single" w:sz="0" w:space="0" w:color="D3D3D3"/>
            </w:tcBorders>
          </w:tcPr>
          <w:p w14:paraId="7E97FE02" w14:textId="77777777" w:rsidR="00B50B46" w:rsidRDefault="00000000">
            <w:pPr>
              <w:keepNext/>
              <w:spacing w:after="60"/>
              <w:jc w:val="center"/>
              <w:rPr>
                <w:del w:id="2131" w:author="L’auteur" w:date="2026-04-24T09:20:00Z"/>
              </w:rPr>
            </w:pPr>
            <w:del w:id="2132" w:author="L’auteur" w:date="2026-04-24T09:20:00Z">
              <w:r>
                <w:rPr>
                  <w:rFonts w:ascii="Calibri" w:hAnsi="Calibri"/>
                  <w:sz w:val="20"/>
                </w:rPr>
                <w:delText>30.3</w:delText>
              </w:r>
            </w:del>
          </w:p>
        </w:tc>
        <w:tc>
          <w:tcPr>
            <w:tcW w:w="0" w:type="auto"/>
            <w:tcBorders>
              <w:top w:val="single" w:sz="0" w:space="0" w:color="D3D3D3"/>
              <w:left w:val="single" w:sz="0" w:space="0" w:color="D3D3D3"/>
              <w:bottom w:val="single" w:sz="0" w:space="0" w:color="D3D3D3"/>
              <w:right w:val="single" w:sz="0" w:space="0" w:color="D3D3D3"/>
            </w:tcBorders>
          </w:tcPr>
          <w:p w14:paraId="27F89CAC" w14:textId="77777777" w:rsidR="00B50B46" w:rsidRDefault="00000000">
            <w:pPr>
              <w:keepNext/>
              <w:spacing w:after="60"/>
              <w:jc w:val="center"/>
              <w:rPr>
                <w:del w:id="2133" w:author="L’auteur" w:date="2026-04-24T09:20:00Z"/>
              </w:rPr>
            </w:pPr>
            <w:del w:id="2134" w:author="L’auteur" w:date="2026-04-24T09:20:00Z">
              <w:r>
                <w:rPr>
                  <w:rFonts w:ascii="Calibri" w:hAnsi="Calibri"/>
                  <w:sz w:val="20"/>
                </w:rPr>
                <w:delText>54.6</w:delText>
              </w:r>
            </w:del>
          </w:p>
        </w:tc>
        <w:tc>
          <w:tcPr>
            <w:tcW w:w="0" w:type="auto"/>
            <w:tcBorders>
              <w:top w:val="single" w:sz="0" w:space="0" w:color="D3D3D3"/>
              <w:left w:val="single" w:sz="0" w:space="0" w:color="D3D3D3"/>
              <w:bottom w:val="single" w:sz="0" w:space="0" w:color="D3D3D3"/>
              <w:right w:val="single" w:sz="0" w:space="0" w:color="D3D3D3"/>
            </w:tcBorders>
          </w:tcPr>
          <w:p w14:paraId="079F3566" w14:textId="77777777" w:rsidR="00B50B46" w:rsidRDefault="00000000">
            <w:pPr>
              <w:keepNext/>
              <w:spacing w:after="60"/>
              <w:jc w:val="center"/>
              <w:rPr>
                <w:del w:id="2135" w:author="L’auteur" w:date="2026-04-24T09:20:00Z"/>
              </w:rPr>
            </w:pPr>
            <w:del w:id="2136" w:author="L’auteur" w:date="2026-04-24T09:20:00Z">
              <w:r>
                <w:rPr>
                  <w:rFonts w:ascii="Calibri" w:hAnsi="Calibri"/>
                  <w:sz w:val="20"/>
                </w:rPr>
                <w:delText>3.5</w:delText>
              </w:r>
            </w:del>
          </w:p>
        </w:tc>
        <w:tc>
          <w:tcPr>
            <w:tcW w:w="0" w:type="auto"/>
            <w:tcBorders>
              <w:top w:val="single" w:sz="0" w:space="0" w:color="D3D3D3"/>
              <w:left w:val="single" w:sz="0" w:space="0" w:color="D3D3D3"/>
              <w:bottom w:val="single" w:sz="0" w:space="0" w:color="D3D3D3"/>
              <w:right w:val="single" w:sz="0" w:space="0" w:color="D3D3D3"/>
            </w:tcBorders>
          </w:tcPr>
          <w:p w14:paraId="01D04567" w14:textId="77777777" w:rsidR="00B50B46" w:rsidRDefault="00000000">
            <w:pPr>
              <w:keepNext/>
              <w:spacing w:after="60"/>
              <w:jc w:val="center"/>
              <w:rPr>
                <w:del w:id="2137" w:author="L’auteur" w:date="2026-04-24T09:20:00Z"/>
              </w:rPr>
            </w:pPr>
            <w:del w:id="2138" w:author="L’auteur" w:date="2026-04-24T09:20:00Z">
              <w:r>
                <w:rPr>
                  <w:rFonts w:ascii="Calibri" w:hAnsi="Calibri"/>
                  <w:sz w:val="20"/>
                </w:rPr>
                <w:delText>4.7</w:delText>
              </w:r>
            </w:del>
          </w:p>
        </w:tc>
        <w:tc>
          <w:tcPr>
            <w:tcW w:w="0" w:type="auto"/>
            <w:tcBorders>
              <w:top w:val="single" w:sz="0" w:space="0" w:color="D3D3D3"/>
              <w:left w:val="single" w:sz="0" w:space="0" w:color="D3D3D3"/>
              <w:bottom w:val="single" w:sz="0" w:space="0" w:color="D3D3D3"/>
              <w:right w:val="single" w:sz="0" w:space="0" w:color="D3D3D3"/>
            </w:tcBorders>
          </w:tcPr>
          <w:p w14:paraId="2E032E80" w14:textId="77777777" w:rsidR="00B50B46" w:rsidRDefault="00000000">
            <w:pPr>
              <w:keepNext/>
              <w:spacing w:after="60"/>
              <w:jc w:val="center"/>
              <w:rPr>
                <w:del w:id="2139" w:author="L’auteur" w:date="2026-04-24T09:20:00Z"/>
              </w:rPr>
            </w:pPr>
            <w:del w:id="2140" w:author="L’auteur" w:date="2026-04-24T09:20:00Z">
              <w:r>
                <w:rPr>
                  <w:rFonts w:ascii="Calibri" w:hAnsi="Calibri"/>
                  <w:sz w:val="20"/>
                </w:rPr>
                <w:delText>35.5</w:delText>
              </w:r>
            </w:del>
          </w:p>
        </w:tc>
        <w:tc>
          <w:tcPr>
            <w:tcW w:w="0" w:type="auto"/>
            <w:tcBorders>
              <w:top w:val="single" w:sz="0" w:space="0" w:color="D3D3D3"/>
              <w:left w:val="single" w:sz="0" w:space="0" w:color="D3D3D3"/>
              <w:bottom w:val="single" w:sz="0" w:space="0" w:color="D3D3D3"/>
              <w:right w:val="single" w:sz="0" w:space="0" w:color="D3D3D3"/>
            </w:tcBorders>
          </w:tcPr>
          <w:p w14:paraId="4B1BB32D" w14:textId="77777777" w:rsidR="00B50B46" w:rsidRDefault="00000000">
            <w:pPr>
              <w:keepNext/>
              <w:spacing w:after="60"/>
              <w:jc w:val="center"/>
              <w:rPr>
                <w:del w:id="2141" w:author="L’auteur" w:date="2026-04-24T09:20:00Z"/>
              </w:rPr>
            </w:pPr>
            <w:del w:id="2142" w:author="L’auteur" w:date="2026-04-24T09:20:00Z">
              <w:r>
                <w:rPr>
                  <w:rFonts w:ascii="Calibri" w:hAnsi="Calibri"/>
                  <w:sz w:val="20"/>
                </w:rPr>
                <w:delText>57.1</w:delText>
              </w:r>
            </w:del>
          </w:p>
        </w:tc>
        <w:tc>
          <w:tcPr>
            <w:tcW w:w="0" w:type="auto"/>
            <w:tcBorders>
              <w:top w:val="single" w:sz="0" w:space="0" w:color="D3D3D3"/>
              <w:left w:val="single" w:sz="0" w:space="0" w:color="D3D3D3"/>
              <w:bottom w:val="single" w:sz="0" w:space="0" w:color="D3D3D3"/>
              <w:right w:val="single" w:sz="0" w:space="0" w:color="D3D3D3"/>
            </w:tcBorders>
          </w:tcPr>
          <w:p w14:paraId="00B5AB8E" w14:textId="77777777" w:rsidR="00B50B46" w:rsidRDefault="00000000">
            <w:pPr>
              <w:keepNext/>
              <w:spacing w:after="60"/>
              <w:jc w:val="center"/>
              <w:rPr>
                <w:del w:id="2143" w:author="L’auteur" w:date="2026-04-24T09:20:00Z"/>
              </w:rPr>
            </w:pPr>
            <w:del w:id="2144" w:author="L’auteur" w:date="2026-04-24T09:20:00Z">
              <w:r>
                <w:rPr>
                  <w:rFonts w:ascii="Calibri" w:hAnsi="Calibri"/>
                  <w:sz w:val="20"/>
                </w:rPr>
                <w:delText>3.6</w:delText>
              </w:r>
            </w:del>
          </w:p>
        </w:tc>
        <w:tc>
          <w:tcPr>
            <w:tcW w:w="0" w:type="auto"/>
            <w:tcBorders>
              <w:top w:val="single" w:sz="0" w:space="0" w:color="D3D3D3"/>
              <w:left w:val="single" w:sz="0" w:space="0" w:color="D3D3D3"/>
              <w:bottom w:val="single" w:sz="0" w:space="0" w:color="D3D3D3"/>
              <w:right w:val="single" w:sz="0" w:space="0" w:color="D3D3D3"/>
            </w:tcBorders>
          </w:tcPr>
          <w:p w14:paraId="548310C5" w14:textId="77777777" w:rsidR="00B50B46" w:rsidRDefault="00000000">
            <w:pPr>
              <w:keepNext/>
              <w:spacing w:after="60"/>
              <w:jc w:val="center"/>
              <w:rPr>
                <w:del w:id="2145" w:author="L’auteur" w:date="2026-04-24T09:20:00Z"/>
              </w:rPr>
            </w:pPr>
            <w:del w:id="2146" w:author="L’auteur" w:date="2026-04-24T09:20: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43273986" w14:textId="77777777" w:rsidR="00B50B46" w:rsidRDefault="00000000">
            <w:pPr>
              <w:keepNext/>
              <w:spacing w:after="60"/>
              <w:jc w:val="center"/>
              <w:rPr>
                <w:del w:id="2147" w:author="L’auteur" w:date="2026-04-24T09:20:00Z"/>
              </w:rPr>
            </w:pPr>
            <w:del w:id="2148" w:author="L’auteur" w:date="2026-04-24T09:20:00Z">
              <w:r>
                <w:rPr>
                  <w:rFonts w:ascii="Calibri" w:hAnsi="Calibri"/>
                  <w:sz w:val="20"/>
                </w:rPr>
                <w:delText>36.3</w:delText>
              </w:r>
            </w:del>
          </w:p>
        </w:tc>
        <w:tc>
          <w:tcPr>
            <w:tcW w:w="0" w:type="auto"/>
            <w:tcBorders>
              <w:top w:val="single" w:sz="0" w:space="0" w:color="D3D3D3"/>
              <w:left w:val="single" w:sz="0" w:space="0" w:color="D3D3D3"/>
              <w:bottom w:val="single" w:sz="0" w:space="0" w:color="D3D3D3"/>
              <w:right w:val="single" w:sz="0" w:space="0" w:color="D3D3D3"/>
            </w:tcBorders>
          </w:tcPr>
          <w:p w14:paraId="52D69475" w14:textId="77777777" w:rsidR="00B50B46" w:rsidRDefault="00000000">
            <w:pPr>
              <w:keepNext/>
              <w:spacing w:after="60"/>
              <w:jc w:val="center"/>
              <w:rPr>
                <w:del w:id="2149" w:author="L’auteur" w:date="2026-04-24T09:20:00Z"/>
              </w:rPr>
            </w:pPr>
            <w:del w:id="2150" w:author="L’auteur" w:date="2026-04-24T09:20:00Z">
              <w:r>
                <w:rPr>
                  <w:rFonts w:ascii="Calibri" w:hAnsi="Calibri"/>
                  <w:sz w:val="20"/>
                </w:rPr>
                <w:delText>58.3</w:delText>
              </w:r>
            </w:del>
          </w:p>
        </w:tc>
      </w:tr>
      <w:tr w:rsidR="00B50B46" w14:paraId="1C1378CC" w14:textId="77777777">
        <w:trPr>
          <w:cantSplit/>
          <w:jc w:val="center"/>
          <w:del w:id="215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B05FD46" w14:textId="77777777" w:rsidR="00B50B46" w:rsidRDefault="00000000">
            <w:pPr>
              <w:keepNext/>
              <w:spacing w:after="60"/>
              <w:jc w:val="center"/>
              <w:rPr>
                <w:del w:id="2152" w:author="L’auteur" w:date="2026-04-24T09:20:00Z"/>
              </w:rPr>
            </w:pPr>
            <w:del w:id="2153" w:author="L’auteur" w:date="2026-04-24T09:20:00Z">
              <w:r>
                <w:rPr>
                  <w:rFonts w:ascii="Calibri" w:hAnsi="Calibri"/>
                  <w:sz w:val="20"/>
                </w:rPr>
                <w:delText>Rwanda</w:delText>
              </w:r>
            </w:del>
          </w:p>
        </w:tc>
        <w:tc>
          <w:tcPr>
            <w:tcW w:w="0" w:type="auto"/>
            <w:tcBorders>
              <w:top w:val="single" w:sz="0" w:space="0" w:color="D3D3D3"/>
              <w:left w:val="single" w:sz="0" w:space="0" w:color="D3D3D3"/>
              <w:bottom w:val="single" w:sz="0" w:space="0" w:color="D3D3D3"/>
              <w:right w:val="single" w:sz="0" w:space="0" w:color="D3D3D3"/>
            </w:tcBorders>
          </w:tcPr>
          <w:p w14:paraId="0FD25C72" w14:textId="77777777" w:rsidR="00B50B46" w:rsidRDefault="00000000">
            <w:pPr>
              <w:keepNext/>
              <w:spacing w:after="60"/>
              <w:jc w:val="center"/>
              <w:rPr>
                <w:del w:id="2154" w:author="L’auteur" w:date="2026-04-24T09:20:00Z"/>
              </w:rPr>
            </w:pPr>
            <w:del w:id="2155" w:author="L’auteur" w:date="2026-04-24T09:20:00Z">
              <w:r>
                <w:rPr>
                  <w:rFonts w:ascii="Calibri" w:hAnsi="Calibri"/>
                  <w:sz w:val="20"/>
                </w:rPr>
                <w:delText>8.7</w:delText>
              </w:r>
            </w:del>
          </w:p>
        </w:tc>
        <w:tc>
          <w:tcPr>
            <w:tcW w:w="0" w:type="auto"/>
            <w:tcBorders>
              <w:top w:val="single" w:sz="0" w:space="0" w:color="D3D3D3"/>
              <w:left w:val="single" w:sz="0" w:space="0" w:color="D3D3D3"/>
              <w:bottom w:val="single" w:sz="0" w:space="0" w:color="D3D3D3"/>
              <w:right w:val="single" w:sz="0" w:space="0" w:color="D3D3D3"/>
            </w:tcBorders>
          </w:tcPr>
          <w:p w14:paraId="1431381D" w14:textId="77777777" w:rsidR="00B50B46" w:rsidRDefault="00000000">
            <w:pPr>
              <w:keepNext/>
              <w:spacing w:after="60"/>
              <w:jc w:val="center"/>
              <w:rPr>
                <w:del w:id="2156" w:author="L’auteur" w:date="2026-04-24T09:20:00Z"/>
              </w:rPr>
            </w:pPr>
            <w:del w:id="2157" w:author="L’auteur" w:date="2026-04-24T09:20: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3F427AF0" w14:textId="77777777" w:rsidR="00B50B46" w:rsidRDefault="00000000">
            <w:pPr>
              <w:keepNext/>
              <w:spacing w:after="60"/>
              <w:jc w:val="center"/>
              <w:rPr>
                <w:del w:id="2158" w:author="L’auteur" w:date="2026-04-24T09:20:00Z"/>
              </w:rPr>
            </w:pPr>
            <w:del w:id="2159" w:author="L’auteur" w:date="2026-04-24T09:20:00Z">
              <w:r>
                <w:rPr>
                  <w:rFonts w:ascii="Calibri" w:hAnsi="Calibri"/>
                  <w:sz w:val="20"/>
                </w:rPr>
                <w:delText>29.7</w:delText>
              </w:r>
            </w:del>
          </w:p>
        </w:tc>
        <w:tc>
          <w:tcPr>
            <w:tcW w:w="0" w:type="auto"/>
            <w:tcBorders>
              <w:top w:val="single" w:sz="0" w:space="0" w:color="D3D3D3"/>
              <w:left w:val="single" w:sz="0" w:space="0" w:color="D3D3D3"/>
              <w:bottom w:val="single" w:sz="0" w:space="0" w:color="D3D3D3"/>
              <w:right w:val="single" w:sz="0" w:space="0" w:color="D3D3D3"/>
            </w:tcBorders>
          </w:tcPr>
          <w:p w14:paraId="7473312F" w14:textId="77777777" w:rsidR="00B50B46" w:rsidRDefault="00000000">
            <w:pPr>
              <w:keepNext/>
              <w:spacing w:after="60"/>
              <w:jc w:val="center"/>
              <w:rPr>
                <w:del w:id="2160" w:author="L’auteur" w:date="2026-04-24T09:20:00Z"/>
              </w:rPr>
            </w:pPr>
            <w:del w:id="2161" w:author="L’auteur" w:date="2026-04-24T09:20:00Z">
              <w:r>
                <w:rPr>
                  <w:rFonts w:ascii="Calibri" w:hAnsi="Calibri"/>
                  <w:sz w:val="20"/>
                </w:rPr>
                <w:delText>41.3</w:delText>
              </w:r>
            </w:del>
          </w:p>
        </w:tc>
        <w:tc>
          <w:tcPr>
            <w:tcW w:w="0" w:type="auto"/>
            <w:tcBorders>
              <w:top w:val="single" w:sz="0" w:space="0" w:color="D3D3D3"/>
              <w:left w:val="single" w:sz="0" w:space="0" w:color="D3D3D3"/>
              <w:bottom w:val="single" w:sz="0" w:space="0" w:color="D3D3D3"/>
              <w:right w:val="single" w:sz="0" w:space="0" w:color="D3D3D3"/>
            </w:tcBorders>
          </w:tcPr>
          <w:p w14:paraId="0232DCC7" w14:textId="77777777" w:rsidR="00B50B46" w:rsidRDefault="00000000">
            <w:pPr>
              <w:keepNext/>
              <w:spacing w:after="60"/>
              <w:jc w:val="center"/>
              <w:rPr>
                <w:del w:id="2162" w:author="L’auteur" w:date="2026-04-24T09:20:00Z"/>
              </w:rPr>
            </w:pPr>
            <w:del w:id="216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44C65C7" w14:textId="77777777" w:rsidR="00B50B46" w:rsidRDefault="00000000">
            <w:pPr>
              <w:keepNext/>
              <w:spacing w:after="60"/>
              <w:jc w:val="center"/>
              <w:rPr>
                <w:del w:id="2164" w:author="L’auteur" w:date="2026-04-24T09:20:00Z"/>
              </w:rPr>
            </w:pPr>
            <w:del w:id="2165"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31E978EF" w14:textId="77777777" w:rsidR="00B50B46" w:rsidRDefault="00000000">
            <w:pPr>
              <w:keepNext/>
              <w:spacing w:after="60"/>
              <w:jc w:val="center"/>
              <w:rPr>
                <w:del w:id="2166" w:author="L’auteur" w:date="2026-04-24T09:20:00Z"/>
              </w:rPr>
            </w:pPr>
            <w:del w:id="2167" w:author="L’auteur" w:date="2026-04-24T09:20:00Z">
              <w:r>
                <w:rPr>
                  <w:rFonts w:ascii="Calibri" w:hAnsi="Calibri"/>
                  <w:sz w:val="20"/>
                </w:rPr>
                <w:delText>21.0</w:delText>
              </w:r>
            </w:del>
          </w:p>
        </w:tc>
        <w:tc>
          <w:tcPr>
            <w:tcW w:w="0" w:type="auto"/>
            <w:tcBorders>
              <w:top w:val="single" w:sz="0" w:space="0" w:color="D3D3D3"/>
              <w:left w:val="single" w:sz="0" w:space="0" w:color="D3D3D3"/>
              <w:bottom w:val="single" w:sz="0" w:space="0" w:color="D3D3D3"/>
              <w:right w:val="single" w:sz="0" w:space="0" w:color="D3D3D3"/>
            </w:tcBorders>
          </w:tcPr>
          <w:p w14:paraId="64D13A1F" w14:textId="77777777" w:rsidR="00B50B46" w:rsidRDefault="00000000">
            <w:pPr>
              <w:keepNext/>
              <w:spacing w:after="60"/>
              <w:jc w:val="center"/>
              <w:rPr>
                <w:del w:id="2168" w:author="L’auteur" w:date="2026-04-24T09:20:00Z"/>
              </w:rPr>
            </w:pPr>
            <w:del w:id="2169" w:author="L’auteur" w:date="2026-04-24T09:20:00Z">
              <w:r>
                <w:rPr>
                  <w:rFonts w:ascii="Calibri" w:hAnsi="Calibri"/>
                  <w:sz w:val="20"/>
                </w:rPr>
                <w:delText>30.7</w:delText>
              </w:r>
            </w:del>
          </w:p>
        </w:tc>
        <w:tc>
          <w:tcPr>
            <w:tcW w:w="0" w:type="auto"/>
            <w:tcBorders>
              <w:top w:val="single" w:sz="0" w:space="0" w:color="D3D3D3"/>
              <w:left w:val="single" w:sz="0" w:space="0" w:color="D3D3D3"/>
              <w:bottom w:val="single" w:sz="0" w:space="0" w:color="D3D3D3"/>
              <w:right w:val="single" w:sz="0" w:space="0" w:color="D3D3D3"/>
            </w:tcBorders>
          </w:tcPr>
          <w:p w14:paraId="49AF942C" w14:textId="77777777" w:rsidR="00B50B46" w:rsidRDefault="00000000">
            <w:pPr>
              <w:keepNext/>
              <w:spacing w:after="60"/>
              <w:jc w:val="center"/>
              <w:rPr>
                <w:del w:id="2170" w:author="L’auteur" w:date="2026-04-24T09:20:00Z"/>
              </w:rPr>
            </w:pPr>
            <w:del w:id="2171"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6FD43ED0" w14:textId="77777777" w:rsidR="00B50B46" w:rsidRDefault="00000000">
            <w:pPr>
              <w:keepNext/>
              <w:spacing w:after="60"/>
              <w:jc w:val="center"/>
              <w:rPr>
                <w:del w:id="2172" w:author="L’auteur" w:date="2026-04-24T09:20:00Z"/>
              </w:rPr>
            </w:pPr>
            <w:del w:id="2173" w:author="L’auteur" w:date="2026-04-24T09:20: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3C7AA1CE" w14:textId="77777777" w:rsidR="00B50B46" w:rsidRDefault="00000000">
            <w:pPr>
              <w:keepNext/>
              <w:spacing w:after="60"/>
              <w:jc w:val="center"/>
              <w:rPr>
                <w:del w:id="2174" w:author="L’auteur" w:date="2026-04-24T09:20:00Z"/>
              </w:rPr>
            </w:pPr>
            <w:del w:id="2175" w:author="L’auteur" w:date="2026-04-24T09:20:00Z">
              <w:r>
                <w:rPr>
                  <w:rFonts w:ascii="Calibri" w:hAnsi="Calibri"/>
                  <w:sz w:val="20"/>
                </w:rPr>
                <w:delText>21.5</w:delText>
              </w:r>
            </w:del>
          </w:p>
        </w:tc>
        <w:tc>
          <w:tcPr>
            <w:tcW w:w="0" w:type="auto"/>
            <w:tcBorders>
              <w:top w:val="single" w:sz="0" w:space="0" w:color="D3D3D3"/>
              <w:left w:val="single" w:sz="0" w:space="0" w:color="D3D3D3"/>
              <w:bottom w:val="single" w:sz="0" w:space="0" w:color="D3D3D3"/>
              <w:right w:val="single" w:sz="0" w:space="0" w:color="D3D3D3"/>
            </w:tcBorders>
          </w:tcPr>
          <w:p w14:paraId="479E3992" w14:textId="77777777" w:rsidR="00B50B46" w:rsidRDefault="00000000">
            <w:pPr>
              <w:keepNext/>
              <w:spacing w:after="60"/>
              <w:jc w:val="center"/>
              <w:rPr>
                <w:del w:id="2176" w:author="L’auteur" w:date="2026-04-24T09:20:00Z"/>
              </w:rPr>
            </w:pPr>
            <w:del w:id="2177" w:author="L’auteur" w:date="2026-04-24T09:20:00Z">
              <w:r>
                <w:rPr>
                  <w:rFonts w:ascii="Calibri" w:hAnsi="Calibri"/>
                  <w:sz w:val="20"/>
                </w:rPr>
                <w:delText>31.5</w:delText>
              </w:r>
            </w:del>
          </w:p>
        </w:tc>
      </w:tr>
      <w:tr w:rsidR="00B50B46" w14:paraId="334EA974" w14:textId="77777777">
        <w:trPr>
          <w:cantSplit/>
          <w:jc w:val="center"/>
          <w:del w:id="2178"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20DED06" w14:textId="77777777" w:rsidR="00B50B46" w:rsidRDefault="00000000">
            <w:pPr>
              <w:keepNext/>
              <w:spacing w:after="60"/>
              <w:jc w:val="center"/>
              <w:rPr>
                <w:del w:id="2179" w:author="L’auteur" w:date="2026-04-24T09:20:00Z"/>
              </w:rPr>
            </w:pPr>
            <w:del w:id="2180" w:author="L’auteur" w:date="2026-04-24T09:20:00Z">
              <w:r>
                <w:rPr>
                  <w:rFonts w:ascii="Calibri" w:hAnsi="Calibri"/>
                  <w:sz w:val="20"/>
                </w:rPr>
                <w:delText>Senegal</w:delText>
              </w:r>
            </w:del>
          </w:p>
        </w:tc>
        <w:tc>
          <w:tcPr>
            <w:tcW w:w="0" w:type="auto"/>
            <w:tcBorders>
              <w:top w:val="single" w:sz="0" w:space="0" w:color="D3D3D3"/>
              <w:left w:val="single" w:sz="0" w:space="0" w:color="D3D3D3"/>
              <w:bottom w:val="single" w:sz="0" w:space="0" w:color="D3D3D3"/>
              <w:right w:val="single" w:sz="0" w:space="0" w:color="D3D3D3"/>
            </w:tcBorders>
          </w:tcPr>
          <w:p w14:paraId="5B4ABA86" w14:textId="77777777" w:rsidR="00B50B46" w:rsidRDefault="00000000">
            <w:pPr>
              <w:keepNext/>
              <w:spacing w:after="60"/>
              <w:jc w:val="center"/>
              <w:rPr>
                <w:del w:id="2181" w:author="L’auteur" w:date="2026-04-24T09:20:00Z"/>
              </w:rPr>
            </w:pPr>
            <w:del w:id="2182" w:author="L’auteur" w:date="2026-04-24T09:20:00Z">
              <w:r>
                <w:rPr>
                  <w:rFonts w:ascii="Calibri" w:hAnsi="Calibri"/>
                  <w:sz w:val="20"/>
                </w:rPr>
                <w:delText>25.5</w:delText>
              </w:r>
            </w:del>
          </w:p>
        </w:tc>
        <w:tc>
          <w:tcPr>
            <w:tcW w:w="0" w:type="auto"/>
            <w:tcBorders>
              <w:top w:val="single" w:sz="0" w:space="0" w:color="D3D3D3"/>
              <w:left w:val="single" w:sz="0" w:space="0" w:color="D3D3D3"/>
              <w:bottom w:val="single" w:sz="0" w:space="0" w:color="D3D3D3"/>
              <w:right w:val="single" w:sz="0" w:space="0" w:color="D3D3D3"/>
            </w:tcBorders>
          </w:tcPr>
          <w:p w14:paraId="5CE27B1F" w14:textId="77777777" w:rsidR="00B50B46" w:rsidRDefault="00000000">
            <w:pPr>
              <w:keepNext/>
              <w:spacing w:after="60"/>
              <w:jc w:val="center"/>
              <w:rPr>
                <w:del w:id="2183" w:author="L’auteur" w:date="2026-04-24T09:20:00Z"/>
              </w:rPr>
            </w:pPr>
            <w:del w:id="2184" w:author="L’auteur" w:date="2026-04-24T09:20:00Z">
              <w:r>
                <w:rPr>
                  <w:rFonts w:ascii="Calibri" w:hAnsi="Calibri"/>
                  <w:sz w:val="20"/>
                </w:rPr>
                <w:delText>26.5</w:delText>
              </w:r>
            </w:del>
          </w:p>
        </w:tc>
        <w:tc>
          <w:tcPr>
            <w:tcW w:w="0" w:type="auto"/>
            <w:tcBorders>
              <w:top w:val="single" w:sz="0" w:space="0" w:color="D3D3D3"/>
              <w:left w:val="single" w:sz="0" w:space="0" w:color="D3D3D3"/>
              <w:bottom w:val="single" w:sz="0" w:space="0" w:color="D3D3D3"/>
              <w:right w:val="single" w:sz="0" w:space="0" w:color="D3D3D3"/>
            </w:tcBorders>
          </w:tcPr>
          <w:p w14:paraId="779A494C" w14:textId="77777777" w:rsidR="00B50B46" w:rsidRDefault="00000000">
            <w:pPr>
              <w:keepNext/>
              <w:spacing w:after="60"/>
              <w:jc w:val="center"/>
              <w:rPr>
                <w:del w:id="2185" w:author="L’auteur" w:date="2026-04-24T09:20:00Z"/>
              </w:rPr>
            </w:pPr>
            <w:del w:id="2186" w:author="L’auteur" w:date="2026-04-24T09:20:00Z">
              <w:r>
                <w:rPr>
                  <w:rFonts w:ascii="Calibri" w:hAnsi="Calibri"/>
                  <w:sz w:val="20"/>
                </w:rPr>
                <w:delText>60.1</w:delText>
              </w:r>
            </w:del>
          </w:p>
        </w:tc>
        <w:tc>
          <w:tcPr>
            <w:tcW w:w="0" w:type="auto"/>
            <w:tcBorders>
              <w:top w:val="single" w:sz="0" w:space="0" w:color="D3D3D3"/>
              <w:left w:val="single" w:sz="0" w:space="0" w:color="D3D3D3"/>
              <w:bottom w:val="single" w:sz="0" w:space="0" w:color="D3D3D3"/>
              <w:right w:val="single" w:sz="0" w:space="0" w:color="D3D3D3"/>
            </w:tcBorders>
          </w:tcPr>
          <w:p w14:paraId="74FADE2B" w14:textId="77777777" w:rsidR="00B50B46" w:rsidRDefault="00000000">
            <w:pPr>
              <w:keepNext/>
              <w:spacing w:after="60"/>
              <w:jc w:val="center"/>
              <w:rPr>
                <w:del w:id="2187" w:author="L’auteur" w:date="2026-04-24T09:20:00Z"/>
              </w:rPr>
            </w:pPr>
            <w:del w:id="2188" w:author="L’auteur" w:date="2026-04-24T09:20:00Z">
              <w:r>
                <w:rPr>
                  <w:rFonts w:ascii="Calibri" w:hAnsi="Calibri"/>
                  <w:sz w:val="20"/>
                </w:rPr>
                <w:delText>61.4</w:delText>
              </w:r>
            </w:del>
          </w:p>
        </w:tc>
        <w:tc>
          <w:tcPr>
            <w:tcW w:w="0" w:type="auto"/>
            <w:tcBorders>
              <w:top w:val="single" w:sz="0" w:space="0" w:color="D3D3D3"/>
              <w:left w:val="single" w:sz="0" w:space="0" w:color="D3D3D3"/>
              <w:bottom w:val="single" w:sz="0" w:space="0" w:color="D3D3D3"/>
              <w:right w:val="single" w:sz="0" w:space="0" w:color="D3D3D3"/>
            </w:tcBorders>
          </w:tcPr>
          <w:p w14:paraId="572A17AC" w14:textId="77777777" w:rsidR="00B50B46" w:rsidRDefault="00000000">
            <w:pPr>
              <w:keepNext/>
              <w:spacing w:after="60"/>
              <w:jc w:val="center"/>
              <w:rPr>
                <w:del w:id="2189" w:author="L’auteur" w:date="2026-04-24T09:20:00Z"/>
              </w:rPr>
            </w:pPr>
            <w:del w:id="2190" w:author="L’auteur" w:date="2026-04-24T09:20:00Z">
              <w:r>
                <w:rPr>
                  <w:rFonts w:ascii="Calibri" w:hAnsi="Calibri"/>
                  <w:sz w:val="20"/>
                </w:rPr>
                <w:delText>3.1</w:delText>
              </w:r>
            </w:del>
          </w:p>
        </w:tc>
        <w:tc>
          <w:tcPr>
            <w:tcW w:w="0" w:type="auto"/>
            <w:tcBorders>
              <w:top w:val="single" w:sz="0" w:space="0" w:color="D3D3D3"/>
              <w:left w:val="single" w:sz="0" w:space="0" w:color="D3D3D3"/>
              <w:bottom w:val="single" w:sz="0" w:space="0" w:color="D3D3D3"/>
              <w:right w:val="single" w:sz="0" w:space="0" w:color="D3D3D3"/>
            </w:tcBorders>
          </w:tcPr>
          <w:p w14:paraId="04DB0BA9" w14:textId="77777777" w:rsidR="00B50B46" w:rsidRDefault="00000000">
            <w:pPr>
              <w:keepNext/>
              <w:spacing w:after="60"/>
              <w:jc w:val="center"/>
              <w:rPr>
                <w:del w:id="2191" w:author="L’auteur" w:date="2026-04-24T09:20:00Z"/>
              </w:rPr>
            </w:pPr>
            <w:del w:id="2192" w:author="L’auteur" w:date="2026-04-24T09:20:00Z">
              <w:r>
                <w:rPr>
                  <w:rFonts w:ascii="Calibri" w:hAnsi="Calibri"/>
                  <w:sz w:val="20"/>
                </w:rPr>
                <w:delText>4.1</w:delText>
              </w:r>
            </w:del>
          </w:p>
        </w:tc>
        <w:tc>
          <w:tcPr>
            <w:tcW w:w="0" w:type="auto"/>
            <w:tcBorders>
              <w:top w:val="single" w:sz="0" w:space="0" w:color="D3D3D3"/>
              <w:left w:val="single" w:sz="0" w:space="0" w:color="D3D3D3"/>
              <w:bottom w:val="single" w:sz="0" w:space="0" w:color="D3D3D3"/>
              <w:right w:val="single" w:sz="0" w:space="0" w:color="D3D3D3"/>
            </w:tcBorders>
          </w:tcPr>
          <w:p w14:paraId="625B14A1" w14:textId="77777777" w:rsidR="00B50B46" w:rsidRDefault="00000000">
            <w:pPr>
              <w:keepNext/>
              <w:spacing w:after="60"/>
              <w:jc w:val="center"/>
              <w:rPr>
                <w:del w:id="2193" w:author="L’auteur" w:date="2026-04-24T09:20:00Z"/>
              </w:rPr>
            </w:pPr>
            <w:del w:id="2194" w:author="L’auteur" w:date="2026-04-24T09:20:00Z">
              <w:r>
                <w:rPr>
                  <w:rFonts w:ascii="Calibri" w:hAnsi="Calibri"/>
                  <w:sz w:val="20"/>
                </w:rPr>
                <w:delText>39.5</w:delText>
              </w:r>
            </w:del>
          </w:p>
        </w:tc>
        <w:tc>
          <w:tcPr>
            <w:tcW w:w="0" w:type="auto"/>
            <w:tcBorders>
              <w:top w:val="single" w:sz="0" w:space="0" w:color="D3D3D3"/>
              <w:left w:val="single" w:sz="0" w:space="0" w:color="D3D3D3"/>
              <w:bottom w:val="single" w:sz="0" w:space="0" w:color="D3D3D3"/>
              <w:right w:val="single" w:sz="0" w:space="0" w:color="D3D3D3"/>
            </w:tcBorders>
          </w:tcPr>
          <w:p w14:paraId="5B335434" w14:textId="77777777" w:rsidR="00B50B46" w:rsidRDefault="00000000">
            <w:pPr>
              <w:keepNext/>
              <w:spacing w:after="60"/>
              <w:jc w:val="center"/>
              <w:rPr>
                <w:del w:id="2195" w:author="L’auteur" w:date="2026-04-24T09:20:00Z"/>
              </w:rPr>
            </w:pPr>
            <w:del w:id="2196" w:author="L’auteur" w:date="2026-04-24T09:20:00Z">
              <w:r>
                <w:rPr>
                  <w:rFonts w:ascii="Calibri" w:hAnsi="Calibri"/>
                  <w:sz w:val="20"/>
                </w:rPr>
                <w:delText>62.1</w:delText>
              </w:r>
            </w:del>
          </w:p>
        </w:tc>
        <w:tc>
          <w:tcPr>
            <w:tcW w:w="0" w:type="auto"/>
            <w:tcBorders>
              <w:top w:val="single" w:sz="0" w:space="0" w:color="D3D3D3"/>
              <w:left w:val="single" w:sz="0" w:space="0" w:color="D3D3D3"/>
              <w:bottom w:val="single" w:sz="0" w:space="0" w:color="D3D3D3"/>
              <w:right w:val="single" w:sz="0" w:space="0" w:color="D3D3D3"/>
            </w:tcBorders>
          </w:tcPr>
          <w:p w14:paraId="5B32486C" w14:textId="77777777" w:rsidR="00B50B46" w:rsidRDefault="00000000">
            <w:pPr>
              <w:keepNext/>
              <w:spacing w:after="60"/>
              <w:jc w:val="center"/>
              <w:rPr>
                <w:del w:id="2197" w:author="L’auteur" w:date="2026-04-24T09:20:00Z"/>
              </w:rPr>
            </w:pPr>
            <w:del w:id="2198" w:author="L’auteur" w:date="2026-04-24T09:20:00Z">
              <w:r>
                <w:rPr>
                  <w:rFonts w:ascii="Calibri" w:hAnsi="Calibri"/>
                  <w:sz w:val="20"/>
                </w:rPr>
                <w:delText>7.6</w:delText>
              </w:r>
            </w:del>
          </w:p>
        </w:tc>
        <w:tc>
          <w:tcPr>
            <w:tcW w:w="0" w:type="auto"/>
            <w:tcBorders>
              <w:top w:val="single" w:sz="0" w:space="0" w:color="D3D3D3"/>
              <w:left w:val="single" w:sz="0" w:space="0" w:color="D3D3D3"/>
              <w:bottom w:val="single" w:sz="0" w:space="0" w:color="D3D3D3"/>
              <w:right w:val="single" w:sz="0" w:space="0" w:color="D3D3D3"/>
            </w:tcBorders>
          </w:tcPr>
          <w:p w14:paraId="331148E7" w14:textId="77777777" w:rsidR="00B50B46" w:rsidRDefault="00000000">
            <w:pPr>
              <w:keepNext/>
              <w:spacing w:after="60"/>
              <w:jc w:val="center"/>
              <w:rPr>
                <w:del w:id="2199" w:author="L’auteur" w:date="2026-04-24T09:20:00Z"/>
              </w:rPr>
            </w:pPr>
            <w:del w:id="2200" w:author="L’auteur" w:date="2026-04-24T09:20:00Z">
              <w:r>
                <w:rPr>
                  <w:rFonts w:ascii="Calibri" w:hAnsi="Calibri"/>
                  <w:sz w:val="20"/>
                </w:rPr>
                <w:delText>9.4</w:delText>
              </w:r>
            </w:del>
          </w:p>
        </w:tc>
        <w:tc>
          <w:tcPr>
            <w:tcW w:w="0" w:type="auto"/>
            <w:tcBorders>
              <w:top w:val="single" w:sz="0" w:space="0" w:color="D3D3D3"/>
              <w:left w:val="single" w:sz="0" w:space="0" w:color="D3D3D3"/>
              <w:bottom w:val="single" w:sz="0" w:space="0" w:color="D3D3D3"/>
              <w:right w:val="single" w:sz="0" w:space="0" w:color="D3D3D3"/>
            </w:tcBorders>
          </w:tcPr>
          <w:p w14:paraId="39268E73" w14:textId="77777777" w:rsidR="00B50B46" w:rsidRDefault="00000000">
            <w:pPr>
              <w:keepNext/>
              <w:spacing w:after="60"/>
              <w:jc w:val="center"/>
              <w:rPr>
                <w:del w:id="2201" w:author="L’auteur" w:date="2026-04-24T09:20:00Z"/>
              </w:rPr>
            </w:pPr>
            <w:del w:id="2202" w:author="L’auteur" w:date="2026-04-24T09:20:00Z">
              <w:r>
                <w:rPr>
                  <w:rFonts w:ascii="Calibri" w:hAnsi="Calibri"/>
                  <w:sz w:val="20"/>
                </w:rPr>
                <w:delText>40.8</w:delText>
              </w:r>
            </w:del>
          </w:p>
        </w:tc>
        <w:tc>
          <w:tcPr>
            <w:tcW w:w="0" w:type="auto"/>
            <w:tcBorders>
              <w:top w:val="single" w:sz="0" w:space="0" w:color="D3D3D3"/>
              <w:left w:val="single" w:sz="0" w:space="0" w:color="D3D3D3"/>
              <w:bottom w:val="single" w:sz="0" w:space="0" w:color="D3D3D3"/>
              <w:right w:val="single" w:sz="0" w:space="0" w:color="D3D3D3"/>
            </w:tcBorders>
          </w:tcPr>
          <w:p w14:paraId="1733A507" w14:textId="77777777" w:rsidR="00B50B46" w:rsidRDefault="00000000">
            <w:pPr>
              <w:keepNext/>
              <w:spacing w:after="60"/>
              <w:jc w:val="center"/>
              <w:rPr>
                <w:del w:id="2203" w:author="L’auteur" w:date="2026-04-24T09:20:00Z"/>
              </w:rPr>
            </w:pPr>
            <w:del w:id="2204" w:author="L’auteur" w:date="2026-04-24T09:20:00Z">
              <w:r>
                <w:rPr>
                  <w:rFonts w:ascii="Calibri" w:hAnsi="Calibri"/>
                  <w:sz w:val="20"/>
                </w:rPr>
                <w:delText>63.4</w:delText>
              </w:r>
            </w:del>
          </w:p>
        </w:tc>
      </w:tr>
      <w:tr w:rsidR="00B50B46" w14:paraId="4CF2EA6B" w14:textId="77777777">
        <w:trPr>
          <w:cantSplit/>
          <w:jc w:val="center"/>
          <w:del w:id="2205"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BC78B8C" w14:textId="77777777" w:rsidR="00B50B46" w:rsidRDefault="00000000">
            <w:pPr>
              <w:keepNext/>
              <w:spacing w:after="60"/>
              <w:jc w:val="center"/>
              <w:rPr>
                <w:del w:id="2206" w:author="L’auteur" w:date="2026-04-24T09:20:00Z"/>
              </w:rPr>
            </w:pPr>
            <w:del w:id="2207" w:author="L’auteur" w:date="2026-04-24T09:20:00Z">
              <w:r>
                <w:rPr>
                  <w:rFonts w:ascii="Calibri" w:hAnsi="Calibri"/>
                  <w:sz w:val="20"/>
                </w:rPr>
                <w:delText>Sierra Leone</w:delText>
              </w:r>
            </w:del>
          </w:p>
        </w:tc>
        <w:tc>
          <w:tcPr>
            <w:tcW w:w="0" w:type="auto"/>
            <w:tcBorders>
              <w:top w:val="single" w:sz="0" w:space="0" w:color="D3D3D3"/>
              <w:left w:val="single" w:sz="0" w:space="0" w:color="D3D3D3"/>
              <w:bottom w:val="single" w:sz="0" w:space="0" w:color="D3D3D3"/>
              <w:right w:val="single" w:sz="0" w:space="0" w:color="D3D3D3"/>
            </w:tcBorders>
          </w:tcPr>
          <w:p w14:paraId="614173D7" w14:textId="77777777" w:rsidR="00B50B46" w:rsidRDefault="00000000">
            <w:pPr>
              <w:keepNext/>
              <w:spacing w:after="60"/>
              <w:jc w:val="center"/>
              <w:rPr>
                <w:del w:id="2208" w:author="L’auteur" w:date="2026-04-24T09:20:00Z"/>
              </w:rPr>
            </w:pPr>
            <w:del w:id="2209" w:author="L’auteur" w:date="2026-04-24T09:20:00Z">
              <w:r>
                <w:rPr>
                  <w:rFonts w:ascii="Calibri" w:hAnsi="Calibri"/>
                  <w:sz w:val="20"/>
                </w:rPr>
                <w:delText>9.4</w:delText>
              </w:r>
            </w:del>
          </w:p>
        </w:tc>
        <w:tc>
          <w:tcPr>
            <w:tcW w:w="0" w:type="auto"/>
            <w:tcBorders>
              <w:top w:val="single" w:sz="0" w:space="0" w:color="D3D3D3"/>
              <w:left w:val="single" w:sz="0" w:space="0" w:color="D3D3D3"/>
              <w:bottom w:val="single" w:sz="0" w:space="0" w:color="D3D3D3"/>
              <w:right w:val="single" w:sz="0" w:space="0" w:color="D3D3D3"/>
            </w:tcBorders>
          </w:tcPr>
          <w:p w14:paraId="2705F438" w14:textId="77777777" w:rsidR="00B50B46" w:rsidRDefault="00000000">
            <w:pPr>
              <w:keepNext/>
              <w:spacing w:after="60"/>
              <w:jc w:val="center"/>
              <w:rPr>
                <w:del w:id="2210" w:author="L’auteur" w:date="2026-04-24T09:20:00Z"/>
              </w:rPr>
            </w:pPr>
            <w:del w:id="2211" w:author="L’auteur" w:date="2026-04-24T09:20:00Z">
              <w:r>
                <w:rPr>
                  <w:rFonts w:ascii="Calibri" w:hAnsi="Calibri"/>
                  <w:sz w:val="20"/>
                </w:rPr>
                <w:delText>13.0</w:delText>
              </w:r>
            </w:del>
          </w:p>
        </w:tc>
        <w:tc>
          <w:tcPr>
            <w:tcW w:w="0" w:type="auto"/>
            <w:tcBorders>
              <w:top w:val="single" w:sz="0" w:space="0" w:color="D3D3D3"/>
              <w:left w:val="single" w:sz="0" w:space="0" w:color="D3D3D3"/>
              <w:bottom w:val="single" w:sz="0" w:space="0" w:color="D3D3D3"/>
              <w:right w:val="single" w:sz="0" w:space="0" w:color="D3D3D3"/>
            </w:tcBorders>
          </w:tcPr>
          <w:p w14:paraId="2A76DE83" w14:textId="77777777" w:rsidR="00B50B46" w:rsidRDefault="00000000">
            <w:pPr>
              <w:keepNext/>
              <w:spacing w:after="60"/>
              <w:jc w:val="center"/>
              <w:rPr>
                <w:del w:id="2212" w:author="L’auteur" w:date="2026-04-24T09:20:00Z"/>
              </w:rPr>
            </w:pPr>
            <w:del w:id="2213" w:author="L’auteur" w:date="2026-04-24T09:20:00Z">
              <w:r>
                <w:rPr>
                  <w:rFonts w:ascii="Calibri" w:hAnsi="Calibri"/>
                  <w:sz w:val="20"/>
                </w:rPr>
                <w:delText>50.3</w:delText>
              </w:r>
            </w:del>
          </w:p>
        </w:tc>
        <w:tc>
          <w:tcPr>
            <w:tcW w:w="0" w:type="auto"/>
            <w:tcBorders>
              <w:top w:val="single" w:sz="0" w:space="0" w:color="D3D3D3"/>
              <w:left w:val="single" w:sz="0" w:space="0" w:color="D3D3D3"/>
              <w:bottom w:val="single" w:sz="0" w:space="0" w:color="D3D3D3"/>
              <w:right w:val="single" w:sz="0" w:space="0" w:color="D3D3D3"/>
            </w:tcBorders>
          </w:tcPr>
          <w:p w14:paraId="2D431D16" w14:textId="77777777" w:rsidR="00B50B46" w:rsidRDefault="00000000">
            <w:pPr>
              <w:keepNext/>
              <w:spacing w:after="60"/>
              <w:jc w:val="center"/>
              <w:rPr>
                <w:del w:id="2214" w:author="L’auteur" w:date="2026-04-24T09:20:00Z"/>
              </w:rPr>
            </w:pPr>
            <w:del w:id="2215" w:author="L’auteur" w:date="2026-04-24T09:20:00Z">
              <w:r>
                <w:rPr>
                  <w:rFonts w:ascii="Calibri" w:hAnsi="Calibri"/>
                  <w:sz w:val="20"/>
                </w:rPr>
                <w:delText>60.1</w:delText>
              </w:r>
            </w:del>
          </w:p>
        </w:tc>
        <w:tc>
          <w:tcPr>
            <w:tcW w:w="0" w:type="auto"/>
            <w:tcBorders>
              <w:top w:val="single" w:sz="0" w:space="0" w:color="D3D3D3"/>
              <w:left w:val="single" w:sz="0" w:space="0" w:color="D3D3D3"/>
              <w:bottom w:val="single" w:sz="0" w:space="0" w:color="D3D3D3"/>
              <w:right w:val="single" w:sz="0" w:space="0" w:color="D3D3D3"/>
            </w:tcBorders>
          </w:tcPr>
          <w:p w14:paraId="02BF9223" w14:textId="77777777" w:rsidR="00B50B46" w:rsidRDefault="00000000">
            <w:pPr>
              <w:keepNext/>
              <w:spacing w:after="60"/>
              <w:jc w:val="center"/>
              <w:rPr>
                <w:del w:id="2216" w:author="L’auteur" w:date="2026-04-24T09:20:00Z"/>
              </w:rPr>
            </w:pPr>
            <w:del w:id="2217" w:author="L’auteur" w:date="2026-04-24T09:20: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0A560496" w14:textId="77777777" w:rsidR="00B50B46" w:rsidRDefault="00000000">
            <w:pPr>
              <w:keepNext/>
              <w:spacing w:after="60"/>
              <w:jc w:val="center"/>
              <w:rPr>
                <w:del w:id="2218" w:author="L’auteur" w:date="2026-04-24T09:20:00Z"/>
              </w:rPr>
            </w:pPr>
            <w:del w:id="2219" w:author="L’auteur" w:date="2026-04-24T09:20: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20FAA6FE" w14:textId="77777777" w:rsidR="00B50B46" w:rsidRDefault="00000000">
            <w:pPr>
              <w:keepNext/>
              <w:spacing w:after="60"/>
              <w:jc w:val="center"/>
              <w:rPr>
                <w:del w:id="2220" w:author="L’auteur" w:date="2026-04-24T09:20:00Z"/>
              </w:rPr>
            </w:pPr>
            <w:del w:id="2221" w:author="L’auteur" w:date="2026-04-24T09:20:00Z">
              <w:r>
                <w:rPr>
                  <w:rFonts w:ascii="Calibri" w:hAnsi="Calibri"/>
                  <w:sz w:val="20"/>
                </w:rPr>
                <w:delText>59.2</w:delText>
              </w:r>
            </w:del>
          </w:p>
        </w:tc>
        <w:tc>
          <w:tcPr>
            <w:tcW w:w="0" w:type="auto"/>
            <w:tcBorders>
              <w:top w:val="single" w:sz="0" w:space="0" w:color="D3D3D3"/>
              <w:left w:val="single" w:sz="0" w:space="0" w:color="D3D3D3"/>
              <w:bottom w:val="single" w:sz="0" w:space="0" w:color="D3D3D3"/>
              <w:right w:val="single" w:sz="0" w:space="0" w:color="D3D3D3"/>
            </w:tcBorders>
          </w:tcPr>
          <w:p w14:paraId="4AE52718" w14:textId="77777777" w:rsidR="00B50B46" w:rsidRDefault="00000000">
            <w:pPr>
              <w:keepNext/>
              <w:spacing w:after="60"/>
              <w:jc w:val="center"/>
              <w:rPr>
                <w:del w:id="2222" w:author="L’auteur" w:date="2026-04-24T09:20:00Z"/>
              </w:rPr>
            </w:pPr>
            <w:del w:id="2223" w:author="L’auteur" w:date="2026-04-24T09:20:00Z">
              <w:r>
                <w:rPr>
                  <w:rFonts w:ascii="Calibri" w:hAnsi="Calibri"/>
                  <w:sz w:val="20"/>
                </w:rPr>
                <w:delText>68.5</w:delText>
              </w:r>
            </w:del>
          </w:p>
        </w:tc>
        <w:tc>
          <w:tcPr>
            <w:tcW w:w="0" w:type="auto"/>
            <w:tcBorders>
              <w:top w:val="single" w:sz="0" w:space="0" w:color="D3D3D3"/>
              <w:left w:val="single" w:sz="0" w:space="0" w:color="D3D3D3"/>
              <w:bottom w:val="single" w:sz="0" w:space="0" w:color="D3D3D3"/>
              <w:right w:val="single" w:sz="0" w:space="0" w:color="D3D3D3"/>
            </w:tcBorders>
          </w:tcPr>
          <w:p w14:paraId="5419A397" w14:textId="77777777" w:rsidR="00B50B46" w:rsidRDefault="00000000">
            <w:pPr>
              <w:keepNext/>
              <w:spacing w:after="60"/>
              <w:jc w:val="center"/>
              <w:rPr>
                <w:del w:id="2224" w:author="L’auteur" w:date="2026-04-24T09:20:00Z"/>
              </w:rPr>
            </w:pPr>
            <w:del w:id="2225" w:author="L’auteur" w:date="2026-04-24T09:20: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76A5AE2B" w14:textId="77777777" w:rsidR="00B50B46" w:rsidRDefault="00000000">
            <w:pPr>
              <w:keepNext/>
              <w:spacing w:after="60"/>
              <w:jc w:val="center"/>
              <w:rPr>
                <w:del w:id="2226" w:author="L’auteur" w:date="2026-04-24T09:20:00Z"/>
              </w:rPr>
            </w:pPr>
            <w:del w:id="2227" w:author="L’auteur" w:date="2026-04-24T09:20: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4D17B16A" w14:textId="77777777" w:rsidR="00B50B46" w:rsidRDefault="00000000">
            <w:pPr>
              <w:keepNext/>
              <w:spacing w:after="60"/>
              <w:jc w:val="center"/>
              <w:rPr>
                <w:del w:id="2228" w:author="L’auteur" w:date="2026-04-24T09:20:00Z"/>
              </w:rPr>
            </w:pPr>
            <w:del w:id="2229" w:author="L’auteur" w:date="2026-04-24T09:20:00Z">
              <w:r>
                <w:rPr>
                  <w:rFonts w:ascii="Calibri" w:hAnsi="Calibri"/>
                  <w:sz w:val="20"/>
                </w:rPr>
                <w:delText>58.9</w:delText>
              </w:r>
            </w:del>
          </w:p>
        </w:tc>
        <w:tc>
          <w:tcPr>
            <w:tcW w:w="0" w:type="auto"/>
            <w:tcBorders>
              <w:top w:val="single" w:sz="0" w:space="0" w:color="D3D3D3"/>
              <w:left w:val="single" w:sz="0" w:space="0" w:color="D3D3D3"/>
              <w:bottom w:val="single" w:sz="0" w:space="0" w:color="D3D3D3"/>
              <w:right w:val="single" w:sz="0" w:space="0" w:color="D3D3D3"/>
            </w:tcBorders>
          </w:tcPr>
          <w:p w14:paraId="20FE0AD9" w14:textId="77777777" w:rsidR="00B50B46" w:rsidRDefault="00000000">
            <w:pPr>
              <w:keepNext/>
              <w:spacing w:after="60"/>
              <w:jc w:val="center"/>
              <w:rPr>
                <w:del w:id="2230" w:author="L’auteur" w:date="2026-04-24T09:20:00Z"/>
              </w:rPr>
            </w:pPr>
            <w:del w:id="2231" w:author="L’auteur" w:date="2026-04-24T09:20:00Z">
              <w:r>
                <w:rPr>
                  <w:rFonts w:ascii="Calibri" w:hAnsi="Calibri"/>
                  <w:sz w:val="20"/>
                </w:rPr>
                <w:delText>68.7</w:delText>
              </w:r>
            </w:del>
          </w:p>
        </w:tc>
      </w:tr>
      <w:tr w:rsidR="00B50B46" w14:paraId="4EA650F7" w14:textId="77777777">
        <w:trPr>
          <w:cantSplit/>
          <w:jc w:val="center"/>
          <w:del w:id="223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E17DE92" w14:textId="77777777" w:rsidR="00B50B46" w:rsidRDefault="00000000">
            <w:pPr>
              <w:keepNext/>
              <w:spacing w:after="60"/>
              <w:jc w:val="center"/>
              <w:rPr>
                <w:del w:id="2233" w:author="L’auteur" w:date="2026-04-24T09:20:00Z"/>
              </w:rPr>
            </w:pPr>
            <w:del w:id="2234" w:author="L’auteur" w:date="2026-04-24T09:20:00Z">
              <w:r>
                <w:rPr>
                  <w:rFonts w:ascii="Calibri" w:hAnsi="Calibri"/>
                  <w:sz w:val="20"/>
                </w:rPr>
                <w:delText>Solomon Islands</w:delText>
              </w:r>
            </w:del>
          </w:p>
        </w:tc>
        <w:tc>
          <w:tcPr>
            <w:tcW w:w="0" w:type="auto"/>
            <w:tcBorders>
              <w:top w:val="single" w:sz="0" w:space="0" w:color="D3D3D3"/>
              <w:left w:val="single" w:sz="0" w:space="0" w:color="D3D3D3"/>
              <w:bottom w:val="single" w:sz="0" w:space="0" w:color="D3D3D3"/>
              <w:right w:val="single" w:sz="0" w:space="0" w:color="D3D3D3"/>
            </w:tcBorders>
          </w:tcPr>
          <w:p w14:paraId="14C23666" w14:textId="77777777" w:rsidR="00B50B46" w:rsidRDefault="00000000">
            <w:pPr>
              <w:keepNext/>
              <w:spacing w:after="60"/>
              <w:jc w:val="center"/>
              <w:rPr>
                <w:del w:id="2235" w:author="L’auteur" w:date="2026-04-24T09:20:00Z"/>
              </w:rPr>
            </w:pPr>
            <w:del w:id="2236"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79AD92BC" w14:textId="77777777" w:rsidR="00B50B46" w:rsidRDefault="00000000">
            <w:pPr>
              <w:keepNext/>
              <w:spacing w:after="60"/>
              <w:jc w:val="center"/>
              <w:rPr>
                <w:del w:id="2237" w:author="L’auteur" w:date="2026-04-24T09:20:00Z"/>
              </w:rPr>
            </w:pPr>
            <w:del w:id="2238"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12E33288" w14:textId="77777777" w:rsidR="00B50B46" w:rsidRDefault="00000000">
            <w:pPr>
              <w:keepNext/>
              <w:spacing w:after="60"/>
              <w:jc w:val="center"/>
              <w:rPr>
                <w:del w:id="2239" w:author="L’auteur" w:date="2026-04-24T09:20:00Z"/>
              </w:rPr>
            </w:pPr>
            <w:del w:id="2240" w:author="L’auteur" w:date="2026-04-24T09:20:00Z">
              <w:r>
                <w:rPr>
                  <w:rFonts w:ascii="Calibri" w:hAnsi="Calibri"/>
                  <w:sz w:val="20"/>
                </w:rPr>
                <w:delText>2.1</w:delText>
              </w:r>
            </w:del>
          </w:p>
        </w:tc>
        <w:tc>
          <w:tcPr>
            <w:tcW w:w="0" w:type="auto"/>
            <w:tcBorders>
              <w:top w:val="single" w:sz="0" w:space="0" w:color="D3D3D3"/>
              <w:left w:val="single" w:sz="0" w:space="0" w:color="D3D3D3"/>
              <w:bottom w:val="single" w:sz="0" w:space="0" w:color="D3D3D3"/>
              <w:right w:val="single" w:sz="0" w:space="0" w:color="D3D3D3"/>
            </w:tcBorders>
          </w:tcPr>
          <w:p w14:paraId="3116452D" w14:textId="77777777" w:rsidR="00B50B46" w:rsidRDefault="00000000">
            <w:pPr>
              <w:keepNext/>
              <w:spacing w:after="60"/>
              <w:jc w:val="center"/>
              <w:rPr>
                <w:del w:id="2241" w:author="L’auteur" w:date="2026-04-24T09:20:00Z"/>
              </w:rPr>
            </w:pPr>
            <w:del w:id="2242" w:author="L’auteur" w:date="2026-04-24T09:20:00Z">
              <w:r>
                <w:rPr>
                  <w:rFonts w:ascii="Calibri" w:hAnsi="Calibri"/>
                  <w:sz w:val="20"/>
                </w:rPr>
                <w:delText>11.6</w:delText>
              </w:r>
            </w:del>
          </w:p>
        </w:tc>
        <w:tc>
          <w:tcPr>
            <w:tcW w:w="0" w:type="auto"/>
            <w:tcBorders>
              <w:top w:val="single" w:sz="0" w:space="0" w:color="D3D3D3"/>
              <w:left w:val="single" w:sz="0" w:space="0" w:color="D3D3D3"/>
              <w:bottom w:val="single" w:sz="0" w:space="0" w:color="D3D3D3"/>
              <w:right w:val="single" w:sz="0" w:space="0" w:color="D3D3D3"/>
            </w:tcBorders>
          </w:tcPr>
          <w:p w14:paraId="3E68AAE9" w14:textId="77777777" w:rsidR="00B50B46" w:rsidRDefault="00000000">
            <w:pPr>
              <w:keepNext/>
              <w:spacing w:after="60"/>
              <w:jc w:val="center"/>
              <w:rPr>
                <w:del w:id="2243" w:author="L’auteur" w:date="2026-04-24T09:20:00Z"/>
              </w:rPr>
            </w:pPr>
            <w:del w:id="2244" w:author="L’auteur" w:date="2026-04-24T09:20: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50718522" w14:textId="77777777" w:rsidR="00B50B46" w:rsidRDefault="00000000">
            <w:pPr>
              <w:keepNext/>
              <w:spacing w:after="60"/>
              <w:jc w:val="center"/>
              <w:rPr>
                <w:del w:id="2245" w:author="L’auteur" w:date="2026-04-24T09:20:00Z"/>
              </w:rPr>
            </w:pPr>
            <w:del w:id="2246" w:author="L’auteur" w:date="2026-04-24T09:20:00Z">
              <w:r>
                <w:rPr>
                  <w:rFonts w:ascii="Calibri" w:hAnsi="Calibri"/>
                  <w:sz w:val="20"/>
                </w:rPr>
                <w:delText>5.7</w:delText>
              </w:r>
            </w:del>
          </w:p>
        </w:tc>
        <w:tc>
          <w:tcPr>
            <w:tcW w:w="0" w:type="auto"/>
            <w:tcBorders>
              <w:top w:val="single" w:sz="0" w:space="0" w:color="D3D3D3"/>
              <w:left w:val="single" w:sz="0" w:space="0" w:color="D3D3D3"/>
              <w:bottom w:val="single" w:sz="0" w:space="0" w:color="D3D3D3"/>
              <w:right w:val="single" w:sz="0" w:space="0" w:color="D3D3D3"/>
            </w:tcBorders>
          </w:tcPr>
          <w:p w14:paraId="2E0D570C" w14:textId="77777777" w:rsidR="00B50B46" w:rsidRDefault="00000000">
            <w:pPr>
              <w:keepNext/>
              <w:spacing w:after="60"/>
              <w:jc w:val="center"/>
              <w:rPr>
                <w:del w:id="2247" w:author="L’auteur" w:date="2026-04-24T09:20:00Z"/>
              </w:rPr>
            </w:pPr>
            <w:del w:id="2248" w:author="L’auteur" w:date="2026-04-24T09:20:00Z">
              <w:r>
                <w:rPr>
                  <w:rFonts w:ascii="Calibri" w:hAnsi="Calibri"/>
                  <w:sz w:val="20"/>
                </w:rPr>
                <w:delText>4.9</w:delText>
              </w:r>
            </w:del>
          </w:p>
        </w:tc>
        <w:tc>
          <w:tcPr>
            <w:tcW w:w="0" w:type="auto"/>
            <w:tcBorders>
              <w:top w:val="single" w:sz="0" w:space="0" w:color="D3D3D3"/>
              <w:left w:val="single" w:sz="0" w:space="0" w:color="D3D3D3"/>
              <w:bottom w:val="single" w:sz="0" w:space="0" w:color="D3D3D3"/>
              <w:right w:val="single" w:sz="0" w:space="0" w:color="D3D3D3"/>
            </w:tcBorders>
          </w:tcPr>
          <w:p w14:paraId="50D13E33" w14:textId="77777777" w:rsidR="00B50B46" w:rsidRDefault="00000000">
            <w:pPr>
              <w:keepNext/>
              <w:spacing w:after="60"/>
              <w:jc w:val="center"/>
              <w:rPr>
                <w:del w:id="2249" w:author="L’auteur" w:date="2026-04-24T09:20:00Z"/>
              </w:rPr>
            </w:pPr>
            <w:del w:id="2250" w:author="L’auteur" w:date="2026-04-24T09:20:00Z">
              <w:r>
                <w:rPr>
                  <w:rFonts w:ascii="Calibri" w:hAnsi="Calibri"/>
                  <w:sz w:val="20"/>
                </w:rPr>
                <w:delText>3.6</w:delText>
              </w:r>
            </w:del>
          </w:p>
        </w:tc>
        <w:tc>
          <w:tcPr>
            <w:tcW w:w="0" w:type="auto"/>
            <w:tcBorders>
              <w:top w:val="single" w:sz="0" w:space="0" w:color="D3D3D3"/>
              <w:left w:val="single" w:sz="0" w:space="0" w:color="D3D3D3"/>
              <w:bottom w:val="single" w:sz="0" w:space="0" w:color="D3D3D3"/>
              <w:right w:val="single" w:sz="0" w:space="0" w:color="D3D3D3"/>
            </w:tcBorders>
          </w:tcPr>
          <w:p w14:paraId="064C1860" w14:textId="77777777" w:rsidR="00B50B46" w:rsidRDefault="00000000">
            <w:pPr>
              <w:keepNext/>
              <w:spacing w:after="60"/>
              <w:jc w:val="center"/>
              <w:rPr>
                <w:del w:id="2251" w:author="L’auteur" w:date="2026-04-24T09:20:00Z"/>
              </w:rPr>
            </w:pPr>
            <w:del w:id="2252"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04FD94B" w14:textId="77777777" w:rsidR="00B50B46" w:rsidRDefault="00000000">
            <w:pPr>
              <w:keepNext/>
              <w:spacing w:after="60"/>
              <w:jc w:val="center"/>
              <w:rPr>
                <w:del w:id="2253" w:author="L’auteur" w:date="2026-04-24T09:20:00Z"/>
              </w:rPr>
            </w:pPr>
            <w:del w:id="2254"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024FD17D" w14:textId="77777777" w:rsidR="00B50B46" w:rsidRDefault="00000000">
            <w:pPr>
              <w:keepNext/>
              <w:spacing w:after="60"/>
              <w:jc w:val="center"/>
              <w:rPr>
                <w:del w:id="2255" w:author="L’auteur" w:date="2026-04-24T09:20:00Z"/>
              </w:rPr>
            </w:pPr>
            <w:del w:id="2256" w:author="L’auteur" w:date="2026-04-24T09:20: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4B246793" w14:textId="77777777" w:rsidR="00B50B46" w:rsidRDefault="00000000">
            <w:pPr>
              <w:keepNext/>
              <w:spacing w:after="60"/>
              <w:jc w:val="center"/>
              <w:rPr>
                <w:del w:id="2257" w:author="L’auteur" w:date="2026-04-24T09:20:00Z"/>
              </w:rPr>
            </w:pPr>
            <w:del w:id="2258" w:author="L’auteur" w:date="2026-04-24T09:20:00Z">
              <w:r>
                <w:rPr>
                  <w:rFonts w:ascii="Calibri" w:hAnsi="Calibri"/>
                  <w:sz w:val="20"/>
                </w:rPr>
                <w:delText>8.1</w:delText>
              </w:r>
            </w:del>
          </w:p>
        </w:tc>
      </w:tr>
      <w:tr w:rsidR="00B50B46" w14:paraId="575E5443" w14:textId="77777777">
        <w:trPr>
          <w:cantSplit/>
          <w:jc w:val="center"/>
          <w:del w:id="225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D7CE70D" w14:textId="77777777" w:rsidR="00B50B46" w:rsidRDefault="00000000">
            <w:pPr>
              <w:keepNext/>
              <w:spacing w:after="60"/>
              <w:jc w:val="center"/>
              <w:rPr>
                <w:del w:id="2260" w:author="L’auteur" w:date="2026-04-24T09:20:00Z"/>
              </w:rPr>
            </w:pPr>
            <w:del w:id="2261" w:author="L’auteur" w:date="2026-04-24T09:20:00Z">
              <w:r>
                <w:rPr>
                  <w:rFonts w:ascii="Calibri" w:hAnsi="Calibri"/>
                  <w:sz w:val="20"/>
                </w:rPr>
                <w:delText>Somalia</w:delText>
              </w:r>
            </w:del>
          </w:p>
        </w:tc>
        <w:tc>
          <w:tcPr>
            <w:tcW w:w="0" w:type="auto"/>
            <w:tcBorders>
              <w:top w:val="single" w:sz="0" w:space="0" w:color="D3D3D3"/>
              <w:left w:val="single" w:sz="0" w:space="0" w:color="D3D3D3"/>
              <w:bottom w:val="single" w:sz="0" w:space="0" w:color="D3D3D3"/>
              <w:right w:val="single" w:sz="0" w:space="0" w:color="D3D3D3"/>
            </w:tcBorders>
          </w:tcPr>
          <w:p w14:paraId="1BB8B6F7" w14:textId="77777777" w:rsidR="00B50B46" w:rsidRDefault="00000000">
            <w:pPr>
              <w:keepNext/>
              <w:spacing w:after="60"/>
              <w:jc w:val="center"/>
              <w:rPr>
                <w:del w:id="2262" w:author="L’auteur" w:date="2026-04-24T09:20:00Z"/>
              </w:rPr>
            </w:pPr>
            <w:del w:id="226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84FE206" w14:textId="77777777" w:rsidR="00B50B46" w:rsidRDefault="00000000">
            <w:pPr>
              <w:keepNext/>
              <w:spacing w:after="60"/>
              <w:jc w:val="center"/>
              <w:rPr>
                <w:del w:id="2264" w:author="L’auteur" w:date="2026-04-24T09:20:00Z"/>
              </w:rPr>
            </w:pPr>
            <w:del w:id="2265"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B9EADD0" w14:textId="77777777" w:rsidR="00B50B46" w:rsidRDefault="00000000">
            <w:pPr>
              <w:keepNext/>
              <w:spacing w:after="60"/>
              <w:jc w:val="center"/>
              <w:rPr>
                <w:del w:id="2266" w:author="L’auteur" w:date="2026-04-24T09:20:00Z"/>
              </w:rPr>
            </w:pPr>
            <w:del w:id="2267"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217ECFCB" w14:textId="77777777" w:rsidR="00B50B46" w:rsidRDefault="00000000">
            <w:pPr>
              <w:keepNext/>
              <w:spacing w:after="60"/>
              <w:jc w:val="center"/>
              <w:rPr>
                <w:del w:id="2268" w:author="L’auteur" w:date="2026-04-24T09:20:00Z"/>
              </w:rPr>
            </w:pPr>
            <w:del w:id="2269"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18F66050" w14:textId="77777777" w:rsidR="00B50B46" w:rsidRDefault="00000000">
            <w:pPr>
              <w:keepNext/>
              <w:spacing w:after="60"/>
              <w:jc w:val="center"/>
              <w:rPr>
                <w:del w:id="2270" w:author="L’auteur" w:date="2026-04-24T09:20:00Z"/>
              </w:rPr>
            </w:pPr>
            <w:del w:id="227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ED98E11" w14:textId="77777777" w:rsidR="00B50B46" w:rsidRDefault="00000000">
            <w:pPr>
              <w:keepNext/>
              <w:spacing w:after="60"/>
              <w:jc w:val="center"/>
              <w:rPr>
                <w:del w:id="2272" w:author="L’auteur" w:date="2026-04-24T09:20:00Z"/>
              </w:rPr>
            </w:pPr>
            <w:del w:id="227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B2BF413" w14:textId="77777777" w:rsidR="00B50B46" w:rsidRDefault="00000000">
            <w:pPr>
              <w:keepNext/>
              <w:spacing w:after="60"/>
              <w:jc w:val="center"/>
              <w:rPr>
                <w:del w:id="2274" w:author="L’auteur" w:date="2026-04-24T09:20:00Z"/>
              </w:rPr>
            </w:pPr>
            <w:del w:id="2275"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203F44D6" w14:textId="77777777" w:rsidR="00B50B46" w:rsidRDefault="00000000">
            <w:pPr>
              <w:keepNext/>
              <w:spacing w:after="60"/>
              <w:jc w:val="center"/>
              <w:rPr>
                <w:del w:id="2276" w:author="L’auteur" w:date="2026-04-24T09:20:00Z"/>
              </w:rPr>
            </w:pPr>
            <w:del w:id="2277"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3640879B" w14:textId="77777777" w:rsidR="00B50B46" w:rsidRDefault="00000000">
            <w:pPr>
              <w:keepNext/>
              <w:spacing w:after="60"/>
              <w:jc w:val="center"/>
              <w:rPr>
                <w:del w:id="2278" w:author="L’auteur" w:date="2026-04-24T09:20:00Z"/>
              </w:rPr>
            </w:pPr>
            <w:del w:id="2279"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49F122F" w14:textId="77777777" w:rsidR="00B50B46" w:rsidRDefault="00000000">
            <w:pPr>
              <w:keepNext/>
              <w:spacing w:after="60"/>
              <w:jc w:val="center"/>
              <w:rPr>
                <w:del w:id="2280" w:author="L’auteur" w:date="2026-04-24T09:20:00Z"/>
              </w:rPr>
            </w:pPr>
            <w:del w:id="2281"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5897CDA" w14:textId="77777777" w:rsidR="00B50B46" w:rsidRDefault="00000000">
            <w:pPr>
              <w:keepNext/>
              <w:spacing w:after="60"/>
              <w:jc w:val="center"/>
              <w:rPr>
                <w:del w:id="2282" w:author="L’auteur" w:date="2026-04-24T09:20:00Z"/>
              </w:rPr>
            </w:pPr>
            <w:del w:id="2283"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468780A0" w14:textId="77777777" w:rsidR="00B50B46" w:rsidRDefault="00000000">
            <w:pPr>
              <w:keepNext/>
              <w:spacing w:after="60"/>
              <w:jc w:val="center"/>
              <w:rPr>
                <w:del w:id="2284" w:author="L’auteur" w:date="2026-04-24T09:20:00Z"/>
              </w:rPr>
            </w:pPr>
            <w:del w:id="2285" w:author="L’auteur" w:date="2026-04-24T09:20:00Z">
              <w:r>
                <w:rPr>
                  <w:rFonts w:ascii="Calibri" w:hAnsi="Calibri"/>
                  <w:sz w:val="20"/>
                </w:rPr>
                <w:delText>0.1</w:delText>
              </w:r>
            </w:del>
          </w:p>
        </w:tc>
      </w:tr>
      <w:tr w:rsidR="00B50B46" w14:paraId="6BC7C652" w14:textId="77777777">
        <w:trPr>
          <w:cantSplit/>
          <w:jc w:val="center"/>
          <w:del w:id="228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8D37BE2" w14:textId="77777777" w:rsidR="00B50B46" w:rsidRDefault="00000000">
            <w:pPr>
              <w:keepNext/>
              <w:spacing w:after="60"/>
              <w:jc w:val="center"/>
              <w:rPr>
                <w:del w:id="2287" w:author="L’auteur" w:date="2026-04-24T09:20:00Z"/>
              </w:rPr>
            </w:pPr>
            <w:del w:id="2288" w:author="L’auteur" w:date="2026-04-24T09:20:00Z">
              <w:r>
                <w:rPr>
                  <w:rFonts w:ascii="Calibri" w:hAnsi="Calibri"/>
                  <w:sz w:val="20"/>
                </w:rPr>
                <w:delText>Sudan</w:delText>
              </w:r>
            </w:del>
          </w:p>
        </w:tc>
        <w:tc>
          <w:tcPr>
            <w:tcW w:w="0" w:type="auto"/>
            <w:tcBorders>
              <w:top w:val="single" w:sz="0" w:space="0" w:color="D3D3D3"/>
              <w:left w:val="single" w:sz="0" w:space="0" w:color="D3D3D3"/>
              <w:bottom w:val="single" w:sz="0" w:space="0" w:color="D3D3D3"/>
              <w:right w:val="single" w:sz="0" w:space="0" w:color="D3D3D3"/>
            </w:tcBorders>
          </w:tcPr>
          <w:p w14:paraId="44447C5F" w14:textId="77777777" w:rsidR="00B50B46" w:rsidRDefault="00000000">
            <w:pPr>
              <w:keepNext/>
              <w:spacing w:after="60"/>
              <w:jc w:val="center"/>
              <w:rPr>
                <w:del w:id="2289" w:author="L’auteur" w:date="2026-04-24T09:20:00Z"/>
              </w:rPr>
            </w:pPr>
            <w:del w:id="2290" w:author="L’auteur" w:date="2026-04-24T09:20: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1264183D" w14:textId="77777777" w:rsidR="00B50B46" w:rsidRDefault="00000000">
            <w:pPr>
              <w:keepNext/>
              <w:spacing w:after="60"/>
              <w:jc w:val="center"/>
              <w:rPr>
                <w:del w:id="2291" w:author="L’auteur" w:date="2026-04-24T09:20:00Z"/>
              </w:rPr>
            </w:pPr>
            <w:del w:id="2292" w:author="L’auteur" w:date="2026-04-24T09:20: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250299D4" w14:textId="77777777" w:rsidR="00B50B46" w:rsidRDefault="00000000">
            <w:pPr>
              <w:keepNext/>
              <w:spacing w:after="60"/>
              <w:jc w:val="center"/>
              <w:rPr>
                <w:del w:id="2293" w:author="L’auteur" w:date="2026-04-24T09:20:00Z"/>
              </w:rPr>
            </w:pPr>
            <w:del w:id="2294" w:author="L’auteur" w:date="2026-04-24T09:20: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6FD4204C" w14:textId="77777777" w:rsidR="00B50B46" w:rsidRDefault="00000000">
            <w:pPr>
              <w:keepNext/>
              <w:spacing w:after="60"/>
              <w:jc w:val="center"/>
              <w:rPr>
                <w:del w:id="2295" w:author="L’auteur" w:date="2026-04-24T09:20:00Z"/>
              </w:rPr>
            </w:pPr>
            <w:del w:id="2296" w:author="L’auteur" w:date="2026-04-24T09:20: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37E7EBFC" w14:textId="77777777" w:rsidR="00B50B46" w:rsidRDefault="00000000">
            <w:pPr>
              <w:keepNext/>
              <w:spacing w:after="60"/>
              <w:jc w:val="center"/>
              <w:rPr>
                <w:del w:id="2297" w:author="L’auteur" w:date="2026-04-24T09:20:00Z"/>
              </w:rPr>
            </w:pPr>
            <w:del w:id="2298"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5754FD6F" w14:textId="77777777" w:rsidR="00B50B46" w:rsidRDefault="00000000">
            <w:pPr>
              <w:keepNext/>
              <w:spacing w:after="60"/>
              <w:jc w:val="center"/>
              <w:rPr>
                <w:del w:id="2299" w:author="L’auteur" w:date="2026-04-24T09:20:00Z"/>
              </w:rPr>
            </w:pPr>
            <w:del w:id="2300"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728B71D3" w14:textId="77777777" w:rsidR="00B50B46" w:rsidRDefault="00000000">
            <w:pPr>
              <w:keepNext/>
              <w:spacing w:after="60"/>
              <w:jc w:val="center"/>
              <w:rPr>
                <w:del w:id="2301" w:author="L’auteur" w:date="2026-04-24T09:20:00Z"/>
              </w:rPr>
            </w:pPr>
            <w:del w:id="2302"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6A9A9812" w14:textId="77777777" w:rsidR="00B50B46" w:rsidRDefault="00000000">
            <w:pPr>
              <w:keepNext/>
              <w:spacing w:after="60"/>
              <w:jc w:val="center"/>
              <w:rPr>
                <w:del w:id="2303" w:author="L’auteur" w:date="2026-04-24T09:20:00Z"/>
              </w:rPr>
            </w:pPr>
            <w:del w:id="2304"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47C8E472" w14:textId="77777777" w:rsidR="00B50B46" w:rsidRDefault="00000000">
            <w:pPr>
              <w:keepNext/>
              <w:spacing w:after="60"/>
              <w:jc w:val="center"/>
              <w:rPr>
                <w:del w:id="2305" w:author="L’auteur" w:date="2026-04-24T09:20:00Z"/>
              </w:rPr>
            </w:pPr>
            <w:del w:id="2306"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00F0D790" w14:textId="77777777" w:rsidR="00B50B46" w:rsidRDefault="00000000">
            <w:pPr>
              <w:keepNext/>
              <w:spacing w:after="60"/>
              <w:jc w:val="center"/>
              <w:rPr>
                <w:del w:id="2307" w:author="L’auteur" w:date="2026-04-24T09:20:00Z"/>
              </w:rPr>
            </w:pPr>
            <w:del w:id="2308"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328A633D" w14:textId="77777777" w:rsidR="00B50B46" w:rsidRDefault="00000000">
            <w:pPr>
              <w:keepNext/>
              <w:spacing w:after="60"/>
              <w:jc w:val="center"/>
              <w:rPr>
                <w:del w:id="2309" w:author="L’auteur" w:date="2026-04-24T09:20:00Z"/>
              </w:rPr>
            </w:pPr>
            <w:del w:id="2310"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020DF049" w14:textId="77777777" w:rsidR="00B50B46" w:rsidRDefault="00000000">
            <w:pPr>
              <w:keepNext/>
              <w:spacing w:after="60"/>
              <w:jc w:val="center"/>
              <w:rPr>
                <w:del w:id="2311" w:author="L’auteur" w:date="2026-04-24T09:20:00Z"/>
              </w:rPr>
            </w:pPr>
            <w:del w:id="2312" w:author="L’auteur" w:date="2026-04-24T09:20:00Z">
              <w:r>
                <w:rPr>
                  <w:rFonts w:ascii="Calibri" w:hAnsi="Calibri"/>
                  <w:sz w:val="20"/>
                </w:rPr>
                <w:delText>0.5</w:delText>
              </w:r>
            </w:del>
          </w:p>
        </w:tc>
      </w:tr>
      <w:tr w:rsidR="00B50B46" w14:paraId="5D12C350" w14:textId="77777777">
        <w:trPr>
          <w:cantSplit/>
          <w:jc w:val="center"/>
          <w:del w:id="231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A1016E9" w14:textId="77777777" w:rsidR="00B50B46" w:rsidRDefault="00000000">
            <w:pPr>
              <w:keepNext/>
              <w:spacing w:after="60"/>
              <w:jc w:val="center"/>
              <w:rPr>
                <w:del w:id="2314" w:author="L’auteur" w:date="2026-04-24T09:20:00Z"/>
              </w:rPr>
            </w:pPr>
            <w:del w:id="2315" w:author="L’auteur" w:date="2026-04-24T09:20:00Z">
              <w:r>
                <w:rPr>
                  <w:rFonts w:ascii="Calibri" w:hAnsi="Calibri"/>
                  <w:sz w:val="20"/>
                </w:rPr>
                <w:delText>Syrian Arab Republic</w:delText>
              </w:r>
            </w:del>
          </w:p>
        </w:tc>
        <w:tc>
          <w:tcPr>
            <w:tcW w:w="0" w:type="auto"/>
            <w:tcBorders>
              <w:top w:val="single" w:sz="0" w:space="0" w:color="D3D3D3"/>
              <w:left w:val="single" w:sz="0" w:space="0" w:color="D3D3D3"/>
              <w:bottom w:val="single" w:sz="0" w:space="0" w:color="D3D3D3"/>
              <w:right w:val="single" w:sz="0" w:space="0" w:color="D3D3D3"/>
            </w:tcBorders>
          </w:tcPr>
          <w:p w14:paraId="064BDD29" w14:textId="77777777" w:rsidR="00B50B46" w:rsidRDefault="00000000">
            <w:pPr>
              <w:keepNext/>
              <w:spacing w:after="60"/>
              <w:jc w:val="center"/>
              <w:rPr>
                <w:del w:id="2316" w:author="L’auteur" w:date="2026-04-24T09:20:00Z"/>
              </w:rPr>
            </w:pPr>
            <w:del w:id="2317"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77032AE" w14:textId="77777777" w:rsidR="00B50B46" w:rsidRDefault="00000000">
            <w:pPr>
              <w:keepNext/>
              <w:spacing w:after="60"/>
              <w:jc w:val="center"/>
              <w:rPr>
                <w:del w:id="2318" w:author="L’auteur" w:date="2026-04-24T09:20:00Z"/>
              </w:rPr>
            </w:pPr>
            <w:del w:id="2319"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16550D50" w14:textId="77777777" w:rsidR="00B50B46" w:rsidRDefault="00000000">
            <w:pPr>
              <w:keepNext/>
              <w:spacing w:after="60"/>
              <w:jc w:val="center"/>
              <w:rPr>
                <w:del w:id="2320" w:author="L’auteur" w:date="2026-04-24T09:20:00Z"/>
              </w:rPr>
            </w:pPr>
            <w:del w:id="2321" w:author="L’auteur" w:date="2026-04-24T09:20: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57EC7035" w14:textId="77777777" w:rsidR="00B50B46" w:rsidRDefault="00000000">
            <w:pPr>
              <w:keepNext/>
              <w:spacing w:after="60"/>
              <w:jc w:val="center"/>
              <w:rPr>
                <w:del w:id="2322" w:author="L’auteur" w:date="2026-04-24T09:20:00Z"/>
              </w:rPr>
            </w:pPr>
            <w:del w:id="2323"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2499794C" w14:textId="77777777" w:rsidR="00B50B46" w:rsidRDefault="00000000">
            <w:pPr>
              <w:keepNext/>
              <w:spacing w:after="60"/>
              <w:jc w:val="center"/>
              <w:rPr>
                <w:del w:id="2324" w:author="L’auteur" w:date="2026-04-24T09:20:00Z"/>
              </w:rPr>
            </w:pPr>
            <w:del w:id="2325"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ECF1C7F" w14:textId="77777777" w:rsidR="00B50B46" w:rsidRDefault="00000000">
            <w:pPr>
              <w:keepNext/>
              <w:spacing w:after="60"/>
              <w:jc w:val="center"/>
              <w:rPr>
                <w:del w:id="2326" w:author="L’auteur" w:date="2026-04-24T09:20:00Z"/>
              </w:rPr>
            </w:pPr>
            <w:del w:id="2327"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A84FD57" w14:textId="77777777" w:rsidR="00B50B46" w:rsidRDefault="00000000">
            <w:pPr>
              <w:keepNext/>
              <w:spacing w:after="60"/>
              <w:jc w:val="center"/>
              <w:rPr>
                <w:del w:id="2328" w:author="L’auteur" w:date="2026-04-24T09:20:00Z"/>
              </w:rPr>
            </w:pPr>
            <w:del w:id="2329"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AF7DE34" w14:textId="77777777" w:rsidR="00B50B46" w:rsidRDefault="00000000">
            <w:pPr>
              <w:keepNext/>
              <w:spacing w:after="60"/>
              <w:jc w:val="center"/>
              <w:rPr>
                <w:del w:id="2330" w:author="L’auteur" w:date="2026-04-24T09:20:00Z"/>
              </w:rPr>
            </w:pPr>
            <w:del w:id="2331"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214446F" w14:textId="77777777" w:rsidR="00B50B46" w:rsidRDefault="00000000">
            <w:pPr>
              <w:keepNext/>
              <w:spacing w:after="60"/>
              <w:jc w:val="center"/>
              <w:rPr>
                <w:del w:id="2332" w:author="L’auteur" w:date="2026-04-24T09:20:00Z"/>
              </w:rPr>
            </w:pPr>
            <w:del w:id="2333"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E924477" w14:textId="77777777" w:rsidR="00B50B46" w:rsidRDefault="00000000">
            <w:pPr>
              <w:keepNext/>
              <w:spacing w:after="60"/>
              <w:jc w:val="center"/>
              <w:rPr>
                <w:del w:id="2334" w:author="L’auteur" w:date="2026-04-24T09:20:00Z"/>
              </w:rPr>
            </w:pPr>
            <w:del w:id="2335"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C5989E1" w14:textId="77777777" w:rsidR="00B50B46" w:rsidRDefault="00000000">
            <w:pPr>
              <w:keepNext/>
              <w:spacing w:after="60"/>
              <w:jc w:val="center"/>
              <w:rPr>
                <w:del w:id="2336" w:author="L’auteur" w:date="2026-04-24T09:20:00Z"/>
              </w:rPr>
            </w:pPr>
            <w:del w:id="2337"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120B784C" w14:textId="77777777" w:rsidR="00B50B46" w:rsidRDefault="00000000">
            <w:pPr>
              <w:keepNext/>
              <w:spacing w:after="60"/>
              <w:jc w:val="center"/>
              <w:rPr>
                <w:del w:id="2338" w:author="L’auteur" w:date="2026-04-24T09:20:00Z"/>
              </w:rPr>
            </w:pPr>
            <w:del w:id="2339" w:author="L’auteur" w:date="2026-04-24T09:20:00Z">
              <w:r>
                <w:rPr>
                  <w:rFonts w:ascii="Calibri" w:hAnsi="Calibri"/>
                  <w:sz w:val="20"/>
                </w:rPr>
                <w:delText>0.6</w:delText>
              </w:r>
            </w:del>
          </w:p>
        </w:tc>
      </w:tr>
      <w:tr w:rsidR="00B50B46" w14:paraId="1B6AE795" w14:textId="77777777">
        <w:trPr>
          <w:cantSplit/>
          <w:jc w:val="center"/>
          <w:del w:id="234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33DBCDBF" w14:textId="77777777" w:rsidR="00B50B46" w:rsidRDefault="00000000">
            <w:pPr>
              <w:keepNext/>
              <w:spacing w:after="60"/>
              <w:jc w:val="center"/>
              <w:rPr>
                <w:del w:id="2341" w:author="L’auteur" w:date="2026-04-24T09:20:00Z"/>
              </w:rPr>
            </w:pPr>
            <w:del w:id="2342" w:author="L’auteur" w:date="2026-04-24T09:20:00Z">
              <w:r>
                <w:rPr>
                  <w:rFonts w:ascii="Calibri" w:hAnsi="Calibri"/>
                  <w:sz w:val="20"/>
                </w:rPr>
                <w:delText>São Tomé and Príncipe</w:delText>
              </w:r>
            </w:del>
          </w:p>
        </w:tc>
        <w:tc>
          <w:tcPr>
            <w:tcW w:w="0" w:type="auto"/>
            <w:tcBorders>
              <w:top w:val="single" w:sz="0" w:space="0" w:color="D3D3D3"/>
              <w:left w:val="single" w:sz="0" w:space="0" w:color="D3D3D3"/>
              <w:bottom w:val="single" w:sz="0" w:space="0" w:color="D3D3D3"/>
              <w:right w:val="single" w:sz="0" w:space="0" w:color="D3D3D3"/>
            </w:tcBorders>
          </w:tcPr>
          <w:p w14:paraId="1270F1A1" w14:textId="77777777" w:rsidR="00B50B46" w:rsidRDefault="00000000">
            <w:pPr>
              <w:keepNext/>
              <w:spacing w:after="60"/>
              <w:jc w:val="center"/>
              <w:rPr>
                <w:del w:id="2343" w:author="L’auteur" w:date="2026-04-24T09:20:00Z"/>
              </w:rPr>
            </w:pPr>
            <w:del w:id="234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1F26DC8" w14:textId="77777777" w:rsidR="00B50B46" w:rsidRDefault="00000000">
            <w:pPr>
              <w:keepNext/>
              <w:spacing w:after="60"/>
              <w:jc w:val="center"/>
              <w:rPr>
                <w:del w:id="2345" w:author="L’auteur" w:date="2026-04-24T09:20:00Z"/>
              </w:rPr>
            </w:pPr>
            <w:del w:id="2346" w:author="L’auteur" w:date="2026-04-24T09:20:00Z">
              <w:r>
                <w:rPr>
                  <w:rFonts w:ascii="Calibri" w:hAnsi="Calibri"/>
                  <w:sz w:val="20"/>
                </w:rPr>
                <w:delText>32.5</w:delText>
              </w:r>
            </w:del>
          </w:p>
        </w:tc>
        <w:tc>
          <w:tcPr>
            <w:tcW w:w="0" w:type="auto"/>
            <w:tcBorders>
              <w:top w:val="single" w:sz="0" w:space="0" w:color="D3D3D3"/>
              <w:left w:val="single" w:sz="0" w:space="0" w:color="D3D3D3"/>
              <w:bottom w:val="single" w:sz="0" w:space="0" w:color="D3D3D3"/>
              <w:right w:val="single" w:sz="0" w:space="0" w:color="D3D3D3"/>
            </w:tcBorders>
          </w:tcPr>
          <w:p w14:paraId="1C6A3F4A" w14:textId="77777777" w:rsidR="00B50B46" w:rsidRDefault="00000000">
            <w:pPr>
              <w:keepNext/>
              <w:spacing w:after="60"/>
              <w:jc w:val="center"/>
              <w:rPr>
                <w:del w:id="2347" w:author="L’auteur" w:date="2026-04-24T09:20:00Z"/>
              </w:rPr>
            </w:pPr>
            <w:del w:id="234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30AC51D" w14:textId="77777777" w:rsidR="00B50B46" w:rsidRDefault="00000000">
            <w:pPr>
              <w:keepNext/>
              <w:spacing w:after="60"/>
              <w:jc w:val="center"/>
              <w:rPr>
                <w:del w:id="2349" w:author="L’auteur" w:date="2026-04-24T09:20:00Z"/>
              </w:rPr>
            </w:pPr>
            <w:del w:id="2350" w:author="L’auteur" w:date="2026-04-24T09:20:00Z">
              <w:r>
                <w:rPr>
                  <w:rFonts w:ascii="Calibri" w:hAnsi="Calibri"/>
                  <w:sz w:val="20"/>
                </w:rPr>
                <w:delText>93.8</w:delText>
              </w:r>
            </w:del>
          </w:p>
        </w:tc>
        <w:tc>
          <w:tcPr>
            <w:tcW w:w="0" w:type="auto"/>
            <w:tcBorders>
              <w:top w:val="single" w:sz="0" w:space="0" w:color="D3D3D3"/>
              <w:left w:val="single" w:sz="0" w:space="0" w:color="D3D3D3"/>
              <w:bottom w:val="single" w:sz="0" w:space="0" w:color="D3D3D3"/>
              <w:right w:val="single" w:sz="0" w:space="0" w:color="D3D3D3"/>
            </w:tcBorders>
          </w:tcPr>
          <w:p w14:paraId="3F38AB19" w14:textId="77777777" w:rsidR="00B50B46" w:rsidRDefault="00000000">
            <w:pPr>
              <w:keepNext/>
              <w:spacing w:after="60"/>
              <w:jc w:val="center"/>
              <w:rPr>
                <w:del w:id="2351" w:author="L’auteur" w:date="2026-04-24T09:20:00Z"/>
              </w:rPr>
            </w:pPr>
            <w:del w:id="2352"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C08B572" w14:textId="77777777" w:rsidR="00B50B46" w:rsidRDefault="00000000">
            <w:pPr>
              <w:keepNext/>
              <w:spacing w:after="60"/>
              <w:jc w:val="center"/>
              <w:rPr>
                <w:del w:id="2353" w:author="L’auteur" w:date="2026-04-24T09:20:00Z"/>
              </w:rPr>
            </w:pPr>
            <w:del w:id="2354"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7525CEAC" w14:textId="77777777" w:rsidR="00B50B46" w:rsidRDefault="00000000">
            <w:pPr>
              <w:keepNext/>
              <w:spacing w:after="60"/>
              <w:jc w:val="center"/>
              <w:rPr>
                <w:del w:id="2355" w:author="L’auteur" w:date="2026-04-24T09:20:00Z"/>
              </w:rPr>
            </w:pPr>
            <w:del w:id="2356"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6768ADB" w14:textId="77777777" w:rsidR="00B50B46" w:rsidRDefault="00000000">
            <w:pPr>
              <w:keepNext/>
              <w:spacing w:after="60"/>
              <w:jc w:val="center"/>
              <w:rPr>
                <w:del w:id="2357" w:author="L’auteur" w:date="2026-04-24T09:20:00Z"/>
              </w:rPr>
            </w:pPr>
            <w:del w:id="2358" w:author="L’auteur" w:date="2026-04-24T09:20:00Z">
              <w:r>
                <w:rPr>
                  <w:rFonts w:ascii="Calibri" w:hAnsi="Calibri"/>
                  <w:sz w:val="20"/>
                </w:rPr>
                <w:delText>49.5</w:delText>
              </w:r>
            </w:del>
          </w:p>
        </w:tc>
        <w:tc>
          <w:tcPr>
            <w:tcW w:w="0" w:type="auto"/>
            <w:tcBorders>
              <w:top w:val="single" w:sz="0" w:space="0" w:color="D3D3D3"/>
              <w:left w:val="single" w:sz="0" w:space="0" w:color="D3D3D3"/>
              <w:bottom w:val="single" w:sz="0" w:space="0" w:color="D3D3D3"/>
              <w:right w:val="single" w:sz="0" w:space="0" w:color="D3D3D3"/>
            </w:tcBorders>
          </w:tcPr>
          <w:p w14:paraId="4CB9BC77" w14:textId="77777777" w:rsidR="00B50B46" w:rsidRDefault="00000000">
            <w:pPr>
              <w:keepNext/>
              <w:spacing w:after="60"/>
              <w:jc w:val="center"/>
              <w:rPr>
                <w:del w:id="2359" w:author="L’auteur" w:date="2026-04-24T09:20:00Z"/>
              </w:rPr>
            </w:pPr>
            <w:del w:id="2360"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C7FF0F5" w14:textId="77777777" w:rsidR="00B50B46" w:rsidRDefault="00000000">
            <w:pPr>
              <w:keepNext/>
              <w:spacing w:after="60"/>
              <w:jc w:val="center"/>
              <w:rPr>
                <w:del w:id="2361" w:author="L’auteur" w:date="2026-04-24T09:20:00Z"/>
              </w:rPr>
            </w:pPr>
            <w:del w:id="2362" w:author="L’auteur" w:date="2026-04-24T09:20: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234BA4AC" w14:textId="77777777" w:rsidR="00B50B46" w:rsidRDefault="00000000">
            <w:pPr>
              <w:keepNext/>
              <w:spacing w:after="60"/>
              <w:jc w:val="center"/>
              <w:rPr>
                <w:del w:id="2363" w:author="L’auteur" w:date="2026-04-24T09:20:00Z"/>
              </w:rPr>
            </w:pPr>
            <w:del w:id="2364"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7F920C5" w14:textId="77777777" w:rsidR="00B50B46" w:rsidRDefault="00000000">
            <w:pPr>
              <w:keepNext/>
              <w:spacing w:after="60"/>
              <w:jc w:val="center"/>
              <w:rPr>
                <w:del w:id="2365" w:author="L’auteur" w:date="2026-04-24T09:20:00Z"/>
              </w:rPr>
            </w:pPr>
            <w:del w:id="2366" w:author="L’auteur" w:date="2026-04-24T09:20:00Z">
              <w:r>
                <w:rPr>
                  <w:rFonts w:ascii="Calibri" w:hAnsi="Calibri"/>
                  <w:sz w:val="20"/>
                </w:rPr>
                <w:delText>58.2</w:delText>
              </w:r>
            </w:del>
          </w:p>
        </w:tc>
      </w:tr>
      <w:tr w:rsidR="00B50B46" w14:paraId="31F354B3" w14:textId="77777777">
        <w:trPr>
          <w:cantSplit/>
          <w:jc w:val="center"/>
          <w:del w:id="236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F42F393" w14:textId="77777777" w:rsidR="00B50B46" w:rsidRDefault="00000000">
            <w:pPr>
              <w:keepNext/>
              <w:spacing w:after="60"/>
              <w:jc w:val="center"/>
              <w:rPr>
                <w:del w:id="2368" w:author="L’auteur" w:date="2026-04-24T09:20:00Z"/>
              </w:rPr>
            </w:pPr>
            <w:del w:id="2369" w:author="L’auteur" w:date="2026-04-24T09:20:00Z">
              <w:r>
                <w:rPr>
                  <w:rFonts w:ascii="Calibri" w:hAnsi="Calibri"/>
                  <w:sz w:val="20"/>
                </w:rPr>
                <w:delText>Tajikistan</w:delText>
              </w:r>
            </w:del>
          </w:p>
        </w:tc>
        <w:tc>
          <w:tcPr>
            <w:tcW w:w="0" w:type="auto"/>
            <w:tcBorders>
              <w:top w:val="single" w:sz="0" w:space="0" w:color="D3D3D3"/>
              <w:left w:val="single" w:sz="0" w:space="0" w:color="D3D3D3"/>
              <w:bottom w:val="single" w:sz="0" w:space="0" w:color="D3D3D3"/>
              <w:right w:val="single" w:sz="0" w:space="0" w:color="D3D3D3"/>
            </w:tcBorders>
          </w:tcPr>
          <w:p w14:paraId="7687544C" w14:textId="77777777" w:rsidR="00B50B46" w:rsidRDefault="00000000">
            <w:pPr>
              <w:keepNext/>
              <w:spacing w:after="60"/>
              <w:jc w:val="center"/>
              <w:rPr>
                <w:del w:id="2370" w:author="L’auteur" w:date="2026-04-24T09:20:00Z"/>
              </w:rPr>
            </w:pPr>
            <w:del w:id="2371" w:author="L’auteur" w:date="2026-04-24T09:20:00Z">
              <w:r>
                <w:rPr>
                  <w:rFonts w:ascii="Calibri" w:hAnsi="Calibri"/>
                  <w:sz w:val="20"/>
                </w:rPr>
                <w:delText>18.7</w:delText>
              </w:r>
            </w:del>
          </w:p>
        </w:tc>
        <w:tc>
          <w:tcPr>
            <w:tcW w:w="0" w:type="auto"/>
            <w:tcBorders>
              <w:top w:val="single" w:sz="0" w:space="0" w:color="D3D3D3"/>
              <w:left w:val="single" w:sz="0" w:space="0" w:color="D3D3D3"/>
              <w:bottom w:val="single" w:sz="0" w:space="0" w:color="D3D3D3"/>
              <w:right w:val="single" w:sz="0" w:space="0" w:color="D3D3D3"/>
            </w:tcBorders>
          </w:tcPr>
          <w:p w14:paraId="40B9D83A" w14:textId="77777777" w:rsidR="00B50B46" w:rsidRDefault="00000000">
            <w:pPr>
              <w:keepNext/>
              <w:spacing w:after="60"/>
              <w:jc w:val="center"/>
              <w:rPr>
                <w:del w:id="2372" w:author="L’auteur" w:date="2026-04-24T09:20:00Z"/>
              </w:rPr>
            </w:pPr>
            <w:del w:id="2373" w:author="L’auteur" w:date="2026-04-24T09:20:00Z">
              <w:r>
                <w:rPr>
                  <w:rFonts w:ascii="Calibri" w:hAnsi="Calibri"/>
                  <w:sz w:val="20"/>
                </w:rPr>
                <w:delText>21.8</w:delText>
              </w:r>
            </w:del>
          </w:p>
        </w:tc>
        <w:tc>
          <w:tcPr>
            <w:tcW w:w="0" w:type="auto"/>
            <w:tcBorders>
              <w:top w:val="single" w:sz="0" w:space="0" w:color="D3D3D3"/>
              <w:left w:val="single" w:sz="0" w:space="0" w:color="D3D3D3"/>
              <w:bottom w:val="single" w:sz="0" w:space="0" w:color="D3D3D3"/>
              <w:right w:val="single" w:sz="0" w:space="0" w:color="D3D3D3"/>
            </w:tcBorders>
          </w:tcPr>
          <w:p w14:paraId="34A90336" w14:textId="77777777" w:rsidR="00B50B46" w:rsidRDefault="00000000">
            <w:pPr>
              <w:keepNext/>
              <w:spacing w:after="60"/>
              <w:jc w:val="center"/>
              <w:rPr>
                <w:del w:id="2374" w:author="L’auteur" w:date="2026-04-24T09:20:00Z"/>
              </w:rPr>
            </w:pPr>
            <w:del w:id="2375" w:author="L’auteur" w:date="2026-04-24T09:20:00Z">
              <w:r>
                <w:rPr>
                  <w:rFonts w:ascii="Calibri" w:hAnsi="Calibri"/>
                  <w:sz w:val="20"/>
                </w:rPr>
                <w:delText>35.1</w:delText>
              </w:r>
            </w:del>
          </w:p>
        </w:tc>
        <w:tc>
          <w:tcPr>
            <w:tcW w:w="0" w:type="auto"/>
            <w:tcBorders>
              <w:top w:val="single" w:sz="0" w:space="0" w:color="D3D3D3"/>
              <w:left w:val="single" w:sz="0" w:space="0" w:color="D3D3D3"/>
              <w:bottom w:val="single" w:sz="0" w:space="0" w:color="D3D3D3"/>
              <w:right w:val="single" w:sz="0" w:space="0" w:color="D3D3D3"/>
            </w:tcBorders>
          </w:tcPr>
          <w:p w14:paraId="52ECF5CC" w14:textId="77777777" w:rsidR="00B50B46" w:rsidRDefault="00000000">
            <w:pPr>
              <w:keepNext/>
              <w:spacing w:after="60"/>
              <w:jc w:val="center"/>
              <w:rPr>
                <w:del w:id="2376" w:author="L’auteur" w:date="2026-04-24T09:20:00Z"/>
              </w:rPr>
            </w:pPr>
            <w:del w:id="2377" w:author="L’auteur" w:date="2026-04-24T09:20:00Z">
              <w:r>
                <w:rPr>
                  <w:rFonts w:ascii="Calibri" w:hAnsi="Calibri"/>
                  <w:sz w:val="20"/>
                </w:rPr>
                <w:delText>40.9</w:delText>
              </w:r>
            </w:del>
          </w:p>
        </w:tc>
        <w:tc>
          <w:tcPr>
            <w:tcW w:w="0" w:type="auto"/>
            <w:tcBorders>
              <w:top w:val="single" w:sz="0" w:space="0" w:color="D3D3D3"/>
              <w:left w:val="single" w:sz="0" w:space="0" w:color="D3D3D3"/>
              <w:bottom w:val="single" w:sz="0" w:space="0" w:color="D3D3D3"/>
              <w:right w:val="single" w:sz="0" w:space="0" w:color="D3D3D3"/>
            </w:tcBorders>
          </w:tcPr>
          <w:p w14:paraId="679E8260" w14:textId="77777777" w:rsidR="00B50B46" w:rsidRDefault="00000000">
            <w:pPr>
              <w:keepNext/>
              <w:spacing w:after="60"/>
              <w:jc w:val="center"/>
              <w:rPr>
                <w:del w:id="2378" w:author="L’auteur" w:date="2026-04-24T09:20:00Z"/>
              </w:rPr>
            </w:pPr>
            <w:del w:id="2379"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46FC92F6" w14:textId="77777777" w:rsidR="00B50B46" w:rsidRDefault="00000000">
            <w:pPr>
              <w:keepNext/>
              <w:spacing w:after="60"/>
              <w:jc w:val="center"/>
              <w:rPr>
                <w:del w:id="2380" w:author="L’auteur" w:date="2026-04-24T09:20:00Z"/>
              </w:rPr>
            </w:pPr>
            <w:del w:id="2381" w:author="L’auteur" w:date="2026-04-24T09:20: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629ECB65" w14:textId="77777777" w:rsidR="00B50B46" w:rsidRDefault="00000000">
            <w:pPr>
              <w:keepNext/>
              <w:spacing w:after="60"/>
              <w:jc w:val="center"/>
              <w:rPr>
                <w:del w:id="2382" w:author="L’auteur" w:date="2026-04-24T09:20:00Z"/>
              </w:rPr>
            </w:pPr>
            <w:del w:id="2383" w:author="L’auteur" w:date="2026-04-24T09:20:00Z">
              <w:r>
                <w:rPr>
                  <w:rFonts w:ascii="Calibri" w:hAnsi="Calibri"/>
                  <w:sz w:val="20"/>
                </w:rPr>
                <w:delText>13.3</w:delText>
              </w:r>
            </w:del>
          </w:p>
        </w:tc>
        <w:tc>
          <w:tcPr>
            <w:tcW w:w="0" w:type="auto"/>
            <w:tcBorders>
              <w:top w:val="single" w:sz="0" w:space="0" w:color="D3D3D3"/>
              <w:left w:val="single" w:sz="0" w:space="0" w:color="D3D3D3"/>
              <w:bottom w:val="single" w:sz="0" w:space="0" w:color="D3D3D3"/>
              <w:right w:val="single" w:sz="0" w:space="0" w:color="D3D3D3"/>
            </w:tcBorders>
          </w:tcPr>
          <w:p w14:paraId="00EDCE57" w14:textId="77777777" w:rsidR="00B50B46" w:rsidRDefault="00000000">
            <w:pPr>
              <w:keepNext/>
              <w:spacing w:after="60"/>
              <w:jc w:val="center"/>
              <w:rPr>
                <w:del w:id="2384" w:author="L’auteur" w:date="2026-04-24T09:20:00Z"/>
              </w:rPr>
            </w:pPr>
            <w:del w:id="2385" w:author="L’auteur" w:date="2026-04-24T09:20:00Z">
              <w:r>
                <w:rPr>
                  <w:rFonts w:ascii="Calibri" w:hAnsi="Calibri"/>
                  <w:sz w:val="20"/>
                </w:rPr>
                <w:delText>15.7</w:delText>
              </w:r>
            </w:del>
          </w:p>
        </w:tc>
        <w:tc>
          <w:tcPr>
            <w:tcW w:w="0" w:type="auto"/>
            <w:tcBorders>
              <w:top w:val="single" w:sz="0" w:space="0" w:color="D3D3D3"/>
              <w:left w:val="single" w:sz="0" w:space="0" w:color="D3D3D3"/>
              <w:bottom w:val="single" w:sz="0" w:space="0" w:color="D3D3D3"/>
              <w:right w:val="single" w:sz="0" w:space="0" w:color="D3D3D3"/>
            </w:tcBorders>
          </w:tcPr>
          <w:p w14:paraId="3E11A19E" w14:textId="77777777" w:rsidR="00B50B46" w:rsidRDefault="00000000">
            <w:pPr>
              <w:keepNext/>
              <w:spacing w:after="60"/>
              <w:jc w:val="center"/>
              <w:rPr>
                <w:del w:id="2386" w:author="L’auteur" w:date="2026-04-24T09:20:00Z"/>
              </w:rPr>
            </w:pPr>
            <w:del w:id="2387"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45720536" w14:textId="77777777" w:rsidR="00B50B46" w:rsidRDefault="00000000">
            <w:pPr>
              <w:keepNext/>
              <w:spacing w:after="60"/>
              <w:jc w:val="center"/>
              <w:rPr>
                <w:del w:id="2388" w:author="L’auteur" w:date="2026-04-24T09:20:00Z"/>
              </w:rPr>
            </w:pPr>
            <w:del w:id="2389" w:author="L’auteur" w:date="2026-04-24T09:20: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423ED39D" w14:textId="77777777" w:rsidR="00B50B46" w:rsidRDefault="00000000">
            <w:pPr>
              <w:keepNext/>
              <w:spacing w:after="60"/>
              <w:jc w:val="center"/>
              <w:rPr>
                <w:del w:id="2390" w:author="L’auteur" w:date="2026-04-24T09:20:00Z"/>
              </w:rPr>
            </w:pPr>
            <w:del w:id="2391" w:author="L’auteur" w:date="2026-04-24T09:20:00Z">
              <w:r>
                <w:rPr>
                  <w:rFonts w:ascii="Calibri" w:hAnsi="Calibri"/>
                  <w:sz w:val="20"/>
                </w:rPr>
                <w:delText>12.5</w:delText>
              </w:r>
            </w:del>
          </w:p>
        </w:tc>
        <w:tc>
          <w:tcPr>
            <w:tcW w:w="0" w:type="auto"/>
            <w:tcBorders>
              <w:top w:val="single" w:sz="0" w:space="0" w:color="D3D3D3"/>
              <w:left w:val="single" w:sz="0" w:space="0" w:color="D3D3D3"/>
              <w:bottom w:val="single" w:sz="0" w:space="0" w:color="D3D3D3"/>
              <w:right w:val="single" w:sz="0" w:space="0" w:color="D3D3D3"/>
            </w:tcBorders>
          </w:tcPr>
          <w:p w14:paraId="7F49168E" w14:textId="77777777" w:rsidR="00B50B46" w:rsidRDefault="00000000">
            <w:pPr>
              <w:keepNext/>
              <w:spacing w:after="60"/>
              <w:jc w:val="center"/>
              <w:rPr>
                <w:del w:id="2392" w:author="L’auteur" w:date="2026-04-24T09:20:00Z"/>
              </w:rPr>
            </w:pPr>
            <w:del w:id="2393" w:author="L’auteur" w:date="2026-04-24T09:20:00Z">
              <w:r>
                <w:rPr>
                  <w:rFonts w:ascii="Calibri" w:hAnsi="Calibri"/>
                  <w:sz w:val="20"/>
                </w:rPr>
                <w:delText>15.2</w:delText>
              </w:r>
            </w:del>
          </w:p>
        </w:tc>
      </w:tr>
      <w:tr w:rsidR="00B50B46" w14:paraId="2108BB3C" w14:textId="77777777">
        <w:trPr>
          <w:cantSplit/>
          <w:jc w:val="center"/>
          <w:del w:id="239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F052E78" w14:textId="77777777" w:rsidR="00B50B46" w:rsidRDefault="00000000">
            <w:pPr>
              <w:keepNext/>
              <w:spacing w:after="60"/>
              <w:jc w:val="center"/>
              <w:rPr>
                <w:del w:id="2395" w:author="L’auteur" w:date="2026-04-24T09:20:00Z"/>
              </w:rPr>
            </w:pPr>
            <w:del w:id="2396" w:author="L’auteur" w:date="2026-04-24T09:20:00Z">
              <w:r>
                <w:rPr>
                  <w:rFonts w:ascii="Calibri" w:hAnsi="Calibri"/>
                  <w:sz w:val="20"/>
                </w:rPr>
                <w:delText>Tanzania</w:delText>
              </w:r>
            </w:del>
          </w:p>
        </w:tc>
        <w:tc>
          <w:tcPr>
            <w:tcW w:w="0" w:type="auto"/>
            <w:tcBorders>
              <w:top w:val="single" w:sz="0" w:space="0" w:color="D3D3D3"/>
              <w:left w:val="single" w:sz="0" w:space="0" w:color="D3D3D3"/>
              <w:bottom w:val="single" w:sz="0" w:space="0" w:color="D3D3D3"/>
              <w:right w:val="single" w:sz="0" w:space="0" w:color="D3D3D3"/>
            </w:tcBorders>
          </w:tcPr>
          <w:p w14:paraId="64D48A75" w14:textId="77777777" w:rsidR="00B50B46" w:rsidRDefault="00000000">
            <w:pPr>
              <w:keepNext/>
              <w:spacing w:after="60"/>
              <w:jc w:val="center"/>
              <w:rPr>
                <w:del w:id="2397" w:author="L’auteur" w:date="2026-04-24T09:20:00Z"/>
              </w:rPr>
            </w:pPr>
            <w:del w:id="2398" w:author="L’auteur" w:date="2026-04-24T09:20:00Z">
              <w:r>
                <w:rPr>
                  <w:rFonts w:ascii="Calibri" w:hAnsi="Calibri"/>
                  <w:sz w:val="20"/>
                </w:rPr>
                <w:delText>36.4</w:delText>
              </w:r>
            </w:del>
          </w:p>
        </w:tc>
        <w:tc>
          <w:tcPr>
            <w:tcW w:w="0" w:type="auto"/>
            <w:tcBorders>
              <w:top w:val="single" w:sz="0" w:space="0" w:color="D3D3D3"/>
              <w:left w:val="single" w:sz="0" w:space="0" w:color="D3D3D3"/>
              <w:bottom w:val="single" w:sz="0" w:space="0" w:color="D3D3D3"/>
              <w:right w:val="single" w:sz="0" w:space="0" w:color="D3D3D3"/>
            </w:tcBorders>
          </w:tcPr>
          <w:p w14:paraId="48D094AD" w14:textId="77777777" w:rsidR="00B50B46" w:rsidRDefault="00000000">
            <w:pPr>
              <w:keepNext/>
              <w:spacing w:after="60"/>
              <w:jc w:val="center"/>
              <w:rPr>
                <w:del w:id="2399" w:author="L’auteur" w:date="2026-04-24T09:20:00Z"/>
              </w:rPr>
            </w:pPr>
            <w:del w:id="2400" w:author="L’auteur" w:date="2026-04-24T09:20:00Z">
              <w:r>
                <w:rPr>
                  <w:rFonts w:ascii="Calibri" w:hAnsi="Calibri"/>
                  <w:sz w:val="20"/>
                </w:rPr>
                <w:delText>39.9</w:delText>
              </w:r>
            </w:del>
          </w:p>
        </w:tc>
        <w:tc>
          <w:tcPr>
            <w:tcW w:w="0" w:type="auto"/>
            <w:tcBorders>
              <w:top w:val="single" w:sz="0" w:space="0" w:color="D3D3D3"/>
              <w:left w:val="single" w:sz="0" w:space="0" w:color="D3D3D3"/>
              <w:bottom w:val="single" w:sz="0" w:space="0" w:color="D3D3D3"/>
              <w:right w:val="single" w:sz="0" w:space="0" w:color="D3D3D3"/>
            </w:tcBorders>
          </w:tcPr>
          <w:p w14:paraId="04E49974" w14:textId="77777777" w:rsidR="00B50B46" w:rsidRDefault="00000000">
            <w:pPr>
              <w:keepNext/>
              <w:spacing w:after="60"/>
              <w:jc w:val="center"/>
              <w:rPr>
                <w:del w:id="2401" w:author="L’auteur" w:date="2026-04-24T09:20:00Z"/>
              </w:rPr>
            </w:pPr>
            <w:del w:id="2402" w:author="L’auteur" w:date="2026-04-24T09:20:00Z">
              <w:r>
                <w:rPr>
                  <w:rFonts w:ascii="Calibri" w:hAnsi="Calibri"/>
                  <w:sz w:val="20"/>
                </w:rPr>
                <w:delText>65.8</w:delText>
              </w:r>
            </w:del>
          </w:p>
        </w:tc>
        <w:tc>
          <w:tcPr>
            <w:tcW w:w="0" w:type="auto"/>
            <w:tcBorders>
              <w:top w:val="single" w:sz="0" w:space="0" w:color="D3D3D3"/>
              <w:left w:val="single" w:sz="0" w:space="0" w:color="D3D3D3"/>
              <w:bottom w:val="single" w:sz="0" w:space="0" w:color="D3D3D3"/>
              <w:right w:val="single" w:sz="0" w:space="0" w:color="D3D3D3"/>
            </w:tcBorders>
          </w:tcPr>
          <w:p w14:paraId="50DF9A22" w14:textId="77777777" w:rsidR="00B50B46" w:rsidRDefault="00000000">
            <w:pPr>
              <w:keepNext/>
              <w:spacing w:after="60"/>
              <w:jc w:val="center"/>
              <w:rPr>
                <w:del w:id="2403" w:author="L’auteur" w:date="2026-04-24T09:20:00Z"/>
              </w:rPr>
            </w:pPr>
            <w:del w:id="2404" w:author="L’auteur" w:date="2026-04-24T09:20:00Z">
              <w:r>
                <w:rPr>
                  <w:rFonts w:ascii="Calibri" w:hAnsi="Calibri"/>
                  <w:sz w:val="20"/>
                </w:rPr>
                <w:delText>69.1</w:delText>
              </w:r>
            </w:del>
          </w:p>
        </w:tc>
        <w:tc>
          <w:tcPr>
            <w:tcW w:w="0" w:type="auto"/>
            <w:tcBorders>
              <w:top w:val="single" w:sz="0" w:space="0" w:color="D3D3D3"/>
              <w:left w:val="single" w:sz="0" w:space="0" w:color="D3D3D3"/>
              <w:bottom w:val="single" w:sz="0" w:space="0" w:color="D3D3D3"/>
              <w:right w:val="single" w:sz="0" w:space="0" w:color="D3D3D3"/>
            </w:tcBorders>
          </w:tcPr>
          <w:p w14:paraId="2D28DD86" w14:textId="77777777" w:rsidR="00B50B46" w:rsidRDefault="00000000">
            <w:pPr>
              <w:keepNext/>
              <w:spacing w:after="60"/>
              <w:jc w:val="center"/>
              <w:rPr>
                <w:del w:id="2405" w:author="L’auteur" w:date="2026-04-24T09:20:00Z"/>
              </w:rPr>
            </w:pPr>
            <w:del w:id="2406" w:author="L’auteur" w:date="2026-04-24T09:20:00Z">
              <w:r>
                <w:rPr>
                  <w:rFonts w:ascii="Calibri" w:hAnsi="Calibri"/>
                  <w:sz w:val="20"/>
                </w:rPr>
                <w:delText>4.9</w:delText>
              </w:r>
            </w:del>
          </w:p>
        </w:tc>
        <w:tc>
          <w:tcPr>
            <w:tcW w:w="0" w:type="auto"/>
            <w:tcBorders>
              <w:top w:val="single" w:sz="0" w:space="0" w:color="D3D3D3"/>
              <w:left w:val="single" w:sz="0" w:space="0" w:color="D3D3D3"/>
              <w:bottom w:val="single" w:sz="0" w:space="0" w:color="D3D3D3"/>
              <w:right w:val="single" w:sz="0" w:space="0" w:color="D3D3D3"/>
            </w:tcBorders>
          </w:tcPr>
          <w:p w14:paraId="13C728FC" w14:textId="77777777" w:rsidR="00B50B46" w:rsidRDefault="00000000">
            <w:pPr>
              <w:keepNext/>
              <w:spacing w:after="60"/>
              <w:jc w:val="center"/>
              <w:rPr>
                <w:del w:id="2407" w:author="L’auteur" w:date="2026-04-24T09:20:00Z"/>
              </w:rPr>
            </w:pPr>
            <w:del w:id="2408" w:author="L’auteur" w:date="2026-04-24T09:20: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5A7C1414" w14:textId="77777777" w:rsidR="00B50B46" w:rsidRDefault="00000000">
            <w:pPr>
              <w:keepNext/>
              <w:spacing w:after="60"/>
              <w:jc w:val="center"/>
              <w:rPr>
                <w:del w:id="2409" w:author="L’auteur" w:date="2026-04-24T09:20:00Z"/>
              </w:rPr>
            </w:pPr>
            <w:del w:id="2410" w:author="L’auteur" w:date="2026-04-24T09:20:00Z">
              <w:r>
                <w:rPr>
                  <w:rFonts w:ascii="Calibri" w:hAnsi="Calibri"/>
                  <w:sz w:val="20"/>
                </w:rPr>
                <w:delText>60.5</w:delText>
              </w:r>
            </w:del>
          </w:p>
        </w:tc>
        <w:tc>
          <w:tcPr>
            <w:tcW w:w="0" w:type="auto"/>
            <w:tcBorders>
              <w:top w:val="single" w:sz="0" w:space="0" w:color="D3D3D3"/>
              <w:left w:val="single" w:sz="0" w:space="0" w:color="D3D3D3"/>
              <w:bottom w:val="single" w:sz="0" w:space="0" w:color="D3D3D3"/>
              <w:right w:val="single" w:sz="0" w:space="0" w:color="D3D3D3"/>
            </w:tcBorders>
          </w:tcPr>
          <w:p w14:paraId="651B1682" w14:textId="77777777" w:rsidR="00B50B46" w:rsidRDefault="00000000">
            <w:pPr>
              <w:keepNext/>
              <w:spacing w:after="60"/>
              <w:jc w:val="center"/>
              <w:rPr>
                <w:del w:id="2411" w:author="L’auteur" w:date="2026-04-24T09:20:00Z"/>
              </w:rPr>
            </w:pPr>
            <w:del w:id="2412" w:author="L’auteur" w:date="2026-04-24T09:20:00Z">
              <w:r>
                <w:rPr>
                  <w:rFonts w:ascii="Calibri" w:hAnsi="Calibri"/>
                  <w:sz w:val="20"/>
                </w:rPr>
                <w:delText>66.0</w:delText>
              </w:r>
            </w:del>
          </w:p>
        </w:tc>
        <w:tc>
          <w:tcPr>
            <w:tcW w:w="0" w:type="auto"/>
            <w:tcBorders>
              <w:top w:val="single" w:sz="0" w:space="0" w:color="D3D3D3"/>
              <w:left w:val="single" w:sz="0" w:space="0" w:color="D3D3D3"/>
              <w:bottom w:val="single" w:sz="0" w:space="0" w:color="D3D3D3"/>
              <w:right w:val="single" w:sz="0" w:space="0" w:color="D3D3D3"/>
            </w:tcBorders>
          </w:tcPr>
          <w:p w14:paraId="5B3B71DC" w14:textId="77777777" w:rsidR="00B50B46" w:rsidRDefault="00000000">
            <w:pPr>
              <w:keepNext/>
              <w:spacing w:after="60"/>
              <w:jc w:val="center"/>
              <w:rPr>
                <w:del w:id="2413" w:author="L’auteur" w:date="2026-04-24T09:20:00Z"/>
              </w:rPr>
            </w:pPr>
            <w:del w:id="2414" w:author="L’auteur" w:date="2026-04-24T09:20: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128BEFB3" w14:textId="77777777" w:rsidR="00B50B46" w:rsidRDefault="00000000">
            <w:pPr>
              <w:keepNext/>
              <w:spacing w:after="60"/>
              <w:jc w:val="center"/>
              <w:rPr>
                <w:del w:id="2415" w:author="L’auteur" w:date="2026-04-24T09:20:00Z"/>
              </w:rPr>
            </w:pPr>
            <w:del w:id="2416" w:author="L’auteur" w:date="2026-04-24T09:20:00Z">
              <w:r>
                <w:rPr>
                  <w:rFonts w:ascii="Calibri" w:hAnsi="Calibri"/>
                  <w:sz w:val="20"/>
                </w:rPr>
                <w:delText>9.7</w:delText>
              </w:r>
            </w:del>
          </w:p>
        </w:tc>
        <w:tc>
          <w:tcPr>
            <w:tcW w:w="0" w:type="auto"/>
            <w:tcBorders>
              <w:top w:val="single" w:sz="0" w:space="0" w:color="D3D3D3"/>
              <w:left w:val="single" w:sz="0" w:space="0" w:color="D3D3D3"/>
              <w:bottom w:val="single" w:sz="0" w:space="0" w:color="D3D3D3"/>
              <w:right w:val="single" w:sz="0" w:space="0" w:color="D3D3D3"/>
            </w:tcBorders>
          </w:tcPr>
          <w:p w14:paraId="1D775349" w14:textId="77777777" w:rsidR="00B50B46" w:rsidRDefault="00000000">
            <w:pPr>
              <w:keepNext/>
              <w:spacing w:after="60"/>
              <w:jc w:val="center"/>
              <w:rPr>
                <w:del w:id="2417" w:author="L’auteur" w:date="2026-04-24T09:20:00Z"/>
              </w:rPr>
            </w:pPr>
            <w:del w:id="2418" w:author="L’auteur" w:date="2026-04-24T09:20:00Z">
              <w:r>
                <w:rPr>
                  <w:rFonts w:ascii="Calibri" w:hAnsi="Calibri"/>
                  <w:sz w:val="20"/>
                </w:rPr>
                <w:delText>61.3</w:delText>
              </w:r>
            </w:del>
          </w:p>
        </w:tc>
        <w:tc>
          <w:tcPr>
            <w:tcW w:w="0" w:type="auto"/>
            <w:tcBorders>
              <w:top w:val="single" w:sz="0" w:space="0" w:color="D3D3D3"/>
              <w:left w:val="single" w:sz="0" w:space="0" w:color="D3D3D3"/>
              <w:bottom w:val="single" w:sz="0" w:space="0" w:color="D3D3D3"/>
              <w:right w:val="single" w:sz="0" w:space="0" w:color="D3D3D3"/>
            </w:tcBorders>
          </w:tcPr>
          <w:p w14:paraId="05C2E646" w14:textId="77777777" w:rsidR="00B50B46" w:rsidRDefault="00000000">
            <w:pPr>
              <w:keepNext/>
              <w:spacing w:after="60"/>
              <w:jc w:val="center"/>
              <w:rPr>
                <w:del w:id="2419" w:author="L’auteur" w:date="2026-04-24T09:20:00Z"/>
              </w:rPr>
            </w:pPr>
            <w:del w:id="2420" w:author="L’auteur" w:date="2026-04-24T09:20:00Z">
              <w:r>
                <w:rPr>
                  <w:rFonts w:ascii="Calibri" w:hAnsi="Calibri"/>
                  <w:sz w:val="20"/>
                </w:rPr>
                <w:delText>67.5</w:delText>
              </w:r>
            </w:del>
          </w:p>
        </w:tc>
      </w:tr>
      <w:tr w:rsidR="00B50B46" w14:paraId="6E2884D4" w14:textId="77777777">
        <w:trPr>
          <w:cantSplit/>
          <w:jc w:val="center"/>
          <w:del w:id="242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703C24A" w14:textId="77777777" w:rsidR="00B50B46" w:rsidRDefault="00000000">
            <w:pPr>
              <w:keepNext/>
              <w:spacing w:after="60"/>
              <w:jc w:val="center"/>
              <w:rPr>
                <w:del w:id="2422" w:author="L’auteur" w:date="2026-04-24T09:20:00Z"/>
              </w:rPr>
            </w:pPr>
            <w:del w:id="2423" w:author="L’auteur" w:date="2026-04-24T09:20:00Z">
              <w:r>
                <w:rPr>
                  <w:rFonts w:ascii="Calibri" w:hAnsi="Calibri"/>
                  <w:sz w:val="20"/>
                </w:rPr>
                <w:delText>Togo</w:delText>
              </w:r>
            </w:del>
          </w:p>
        </w:tc>
        <w:tc>
          <w:tcPr>
            <w:tcW w:w="0" w:type="auto"/>
            <w:tcBorders>
              <w:top w:val="single" w:sz="0" w:space="0" w:color="D3D3D3"/>
              <w:left w:val="single" w:sz="0" w:space="0" w:color="D3D3D3"/>
              <w:bottom w:val="single" w:sz="0" w:space="0" w:color="D3D3D3"/>
              <w:right w:val="single" w:sz="0" w:space="0" w:color="D3D3D3"/>
            </w:tcBorders>
          </w:tcPr>
          <w:p w14:paraId="16417464" w14:textId="77777777" w:rsidR="00B50B46" w:rsidRDefault="00000000">
            <w:pPr>
              <w:keepNext/>
              <w:spacing w:after="60"/>
              <w:jc w:val="center"/>
              <w:rPr>
                <w:del w:id="2424" w:author="L’auteur" w:date="2026-04-24T09:20:00Z"/>
              </w:rPr>
            </w:pPr>
            <w:del w:id="2425" w:author="L’auteur" w:date="2026-04-24T09:20:00Z">
              <w:r>
                <w:rPr>
                  <w:rFonts w:ascii="Calibri" w:hAnsi="Calibri"/>
                  <w:sz w:val="20"/>
                </w:rPr>
                <w:delText>12.2</w:delText>
              </w:r>
            </w:del>
          </w:p>
        </w:tc>
        <w:tc>
          <w:tcPr>
            <w:tcW w:w="0" w:type="auto"/>
            <w:tcBorders>
              <w:top w:val="single" w:sz="0" w:space="0" w:color="D3D3D3"/>
              <w:left w:val="single" w:sz="0" w:space="0" w:color="D3D3D3"/>
              <w:bottom w:val="single" w:sz="0" w:space="0" w:color="D3D3D3"/>
              <w:right w:val="single" w:sz="0" w:space="0" w:color="D3D3D3"/>
            </w:tcBorders>
          </w:tcPr>
          <w:p w14:paraId="681ADC32" w14:textId="77777777" w:rsidR="00B50B46" w:rsidRDefault="00000000">
            <w:pPr>
              <w:keepNext/>
              <w:spacing w:after="60"/>
              <w:jc w:val="center"/>
              <w:rPr>
                <w:del w:id="2426" w:author="L’auteur" w:date="2026-04-24T09:20:00Z"/>
              </w:rPr>
            </w:pPr>
            <w:del w:id="2427" w:author="L’auteur" w:date="2026-04-24T09:20:00Z">
              <w:r>
                <w:rPr>
                  <w:rFonts w:ascii="Calibri" w:hAnsi="Calibri"/>
                  <w:sz w:val="20"/>
                </w:rPr>
                <w:delText>12.8</w:delText>
              </w:r>
            </w:del>
          </w:p>
        </w:tc>
        <w:tc>
          <w:tcPr>
            <w:tcW w:w="0" w:type="auto"/>
            <w:tcBorders>
              <w:top w:val="single" w:sz="0" w:space="0" w:color="D3D3D3"/>
              <w:left w:val="single" w:sz="0" w:space="0" w:color="D3D3D3"/>
              <w:bottom w:val="single" w:sz="0" w:space="0" w:color="D3D3D3"/>
              <w:right w:val="single" w:sz="0" w:space="0" w:color="D3D3D3"/>
            </w:tcBorders>
          </w:tcPr>
          <w:p w14:paraId="697E4905" w14:textId="77777777" w:rsidR="00B50B46" w:rsidRDefault="00000000">
            <w:pPr>
              <w:keepNext/>
              <w:spacing w:after="60"/>
              <w:jc w:val="center"/>
              <w:rPr>
                <w:del w:id="2428" w:author="L’auteur" w:date="2026-04-24T09:20:00Z"/>
              </w:rPr>
            </w:pPr>
            <w:del w:id="2429" w:author="L’auteur" w:date="2026-04-24T09:20:00Z">
              <w:r>
                <w:rPr>
                  <w:rFonts w:ascii="Calibri" w:hAnsi="Calibri"/>
                  <w:sz w:val="20"/>
                </w:rPr>
                <w:delText>62.8</w:delText>
              </w:r>
            </w:del>
          </w:p>
        </w:tc>
        <w:tc>
          <w:tcPr>
            <w:tcW w:w="0" w:type="auto"/>
            <w:tcBorders>
              <w:top w:val="single" w:sz="0" w:space="0" w:color="D3D3D3"/>
              <w:left w:val="single" w:sz="0" w:space="0" w:color="D3D3D3"/>
              <w:bottom w:val="single" w:sz="0" w:space="0" w:color="D3D3D3"/>
              <w:right w:val="single" w:sz="0" w:space="0" w:color="D3D3D3"/>
            </w:tcBorders>
          </w:tcPr>
          <w:p w14:paraId="2CC4435F" w14:textId="77777777" w:rsidR="00B50B46" w:rsidRDefault="00000000">
            <w:pPr>
              <w:keepNext/>
              <w:spacing w:after="60"/>
              <w:jc w:val="center"/>
              <w:rPr>
                <w:del w:id="2430" w:author="L’auteur" w:date="2026-04-24T09:20:00Z"/>
              </w:rPr>
            </w:pPr>
            <w:del w:id="2431" w:author="L’auteur" w:date="2026-04-24T09:20:00Z">
              <w:r>
                <w:rPr>
                  <w:rFonts w:ascii="Calibri" w:hAnsi="Calibri"/>
                  <w:sz w:val="20"/>
                </w:rPr>
                <w:delText>66.4</w:delText>
              </w:r>
            </w:del>
          </w:p>
        </w:tc>
        <w:tc>
          <w:tcPr>
            <w:tcW w:w="0" w:type="auto"/>
            <w:tcBorders>
              <w:top w:val="single" w:sz="0" w:space="0" w:color="D3D3D3"/>
              <w:left w:val="single" w:sz="0" w:space="0" w:color="D3D3D3"/>
              <w:bottom w:val="single" w:sz="0" w:space="0" w:color="D3D3D3"/>
              <w:right w:val="single" w:sz="0" w:space="0" w:color="D3D3D3"/>
            </w:tcBorders>
          </w:tcPr>
          <w:p w14:paraId="00596556" w14:textId="77777777" w:rsidR="00B50B46" w:rsidRDefault="00000000">
            <w:pPr>
              <w:keepNext/>
              <w:spacing w:after="60"/>
              <w:jc w:val="center"/>
              <w:rPr>
                <w:del w:id="2432" w:author="L’auteur" w:date="2026-04-24T09:20:00Z"/>
              </w:rPr>
            </w:pPr>
            <w:del w:id="2433" w:author="L’auteur" w:date="2026-04-24T09:20: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00915536" w14:textId="77777777" w:rsidR="00B50B46" w:rsidRDefault="00000000">
            <w:pPr>
              <w:keepNext/>
              <w:spacing w:after="60"/>
              <w:jc w:val="center"/>
              <w:rPr>
                <w:del w:id="2434" w:author="L’auteur" w:date="2026-04-24T09:20:00Z"/>
              </w:rPr>
            </w:pPr>
            <w:del w:id="2435" w:author="L’auteur" w:date="2026-04-24T09:20: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627E983D" w14:textId="77777777" w:rsidR="00B50B46" w:rsidRDefault="00000000">
            <w:pPr>
              <w:keepNext/>
              <w:spacing w:after="60"/>
              <w:jc w:val="center"/>
              <w:rPr>
                <w:del w:id="2436" w:author="L’auteur" w:date="2026-04-24T09:20:00Z"/>
              </w:rPr>
            </w:pPr>
            <w:del w:id="2437" w:author="L’auteur" w:date="2026-04-24T09:20:00Z">
              <w:r>
                <w:rPr>
                  <w:rFonts w:ascii="Calibri" w:hAnsi="Calibri"/>
                  <w:sz w:val="20"/>
                </w:rPr>
                <w:delText>49.9</w:delText>
              </w:r>
            </w:del>
          </w:p>
        </w:tc>
        <w:tc>
          <w:tcPr>
            <w:tcW w:w="0" w:type="auto"/>
            <w:tcBorders>
              <w:top w:val="single" w:sz="0" w:space="0" w:color="D3D3D3"/>
              <w:left w:val="single" w:sz="0" w:space="0" w:color="D3D3D3"/>
              <w:bottom w:val="single" w:sz="0" w:space="0" w:color="D3D3D3"/>
              <w:right w:val="single" w:sz="0" w:space="0" w:color="D3D3D3"/>
            </w:tcBorders>
          </w:tcPr>
          <w:p w14:paraId="2DA33709" w14:textId="77777777" w:rsidR="00B50B46" w:rsidRDefault="00000000">
            <w:pPr>
              <w:keepNext/>
              <w:spacing w:after="60"/>
              <w:jc w:val="center"/>
              <w:rPr>
                <w:del w:id="2438" w:author="L’auteur" w:date="2026-04-24T09:20:00Z"/>
              </w:rPr>
            </w:pPr>
            <w:del w:id="2439" w:author="L’auteur" w:date="2026-04-24T09:20:00Z">
              <w:r>
                <w:rPr>
                  <w:rFonts w:ascii="Calibri" w:hAnsi="Calibri"/>
                  <w:sz w:val="20"/>
                </w:rPr>
                <w:delText>65.3</w:delText>
              </w:r>
            </w:del>
          </w:p>
        </w:tc>
        <w:tc>
          <w:tcPr>
            <w:tcW w:w="0" w:type="auto"/>
            <w:tcBorders>
              <w:top w:val="single" w:sz="0" w:space="0" w:color="D3D3D3"/>
              <w:left w:val="single" w:sz="0" w:space="0" w:color="D3D3D3"/>
              <w:bottom w:val="single" w:sz="0" w:space="0" w:color="D3D3D3"/>
              <w:right w:val="single" w:sz="0" w:space="0" w:color="D3D3D3"/>
            </w:tcBorders>
          </w:tcPr>
          <w:p w14:paraId="69832F61" w14:textId="77777777" w:rsidR="00B50B46" w:rsidRDefault="00000000">
            <w:pPr>
              <w:keepNext/>
              <w:spacing w:after="60"/>
              <w:jc w:val="center"/>
              <w:rPr>
                <w:del w:id="2440" w:author="L’auteur" w:date="2026-04-24T09:20:00Z"/>
              </w:rPr>
            </w:pPr>
            <w:del w:id="2441" w:author="L’auteur" w:date="2026-04-24T09:20:00Z">
              <w:r>
                <w:rPr>
                  <w:rFonts w:ascii="Calibri" w:hAnsi="Calibri"/>
                  <w:sz w:val="20"/>
                </w:rPr>
                <w:delText>5.9</w:delText>
              </w:r>
            </w:del>
          </w:p>
        </w:tc>
        <w:tc>
          <w:tcPr>
            <w:tcW w:w="0" w:type="auto"/>
            <w:tcBorders>
              <w:top w:val="single" w:sz="0" w:space="0" w:color="D3D3D3"/>
              <w:left w:val="single" w:sz="0" w:space="0" w:color="D3D3D3"/>
              <w:bottom w:val="single" w:sz="0" w:space="0" w:color="D3D3D3"/>
              <w:right w:val="single" w:sz="0" w:space="0" w:color="D3D3D3"/>
            </w:tcBorders>
          </w:tcPr>
          <w:p w14:paraId="68BD97A5" w14:textId="77777777" w:rsidR="00B50B46" w:rsidRDefault="00000000">
            <w:pPr>
              <w:keepNext/>
              <w:spacing w:after="60"/>
              <w:jc w:val="center"/>
              <w:rPr>
                <w:del w:id="2442" w:author="L’auteur" w:date="2026-04-24T09:20:00Z"/>
              </w:rPr>
            </w:pPr>
            <w:del w:id="2443" w:author="L’auteur" w:date="2026-04-24T09:20:00Z">
              <w:r>
                <w:rPr>
                  <w:rFonts w:ascii="Calibri" w:hAnsi="Calibri"/>
                  <w:sz w:val="20"/>
                </w:rPr>
                <w:delText>6.3</w:delText>
              </w:r>
            </w:del>
          </w:p>
        </w:tc>
        <w:tc>
          <w:tcPr>
            <w:tcW w:w="0" w:type="auto"/>
            <w:tcBorders>
              <w:top w:val="single" w:sz="0" w:space="0" w:color="D3D3D3"/>
              <w:left w:val="single" w:sz="0" w:space="0" w:color="D3D3D3"/>
              <w:bottom w:val="single" w:sz="0" w:space="0" w:color="D3D3D3"/>
              <w:right w:val="single" w:sz="0" w:space="0" w:color="D3D3D3"/>
            </w:tcBorders>
          </w:tcPr>
          <w:p w14:paraId="4C6F7500" w14:textId="77777777" w:rsidR="00B50B46" w:rsidRDefault="00000000">
            <w:pPr>
              <w:keepNext/>
              <w:spacing w:after="60"/>
              <w:jc w:val="center"/>
              <w:rPr>
                <w:del w:id="2444" w:author="L’auteur" w:date="2026-04-24T09:20:00Z"/>
              </w:rPr>
            </w:pPr>
            <w:del w:id="2445" w:author="L’auteur" w:date="2026-04-24T09:20:00Z">
              <w:r>
                <w:rPr>
                  <w:rFonts w:ascii="Calibri" w:hAnsi="Calibri"/>
                  <w:sz w:val="20"/>
                </w:rPr>
                <w:delText>49.9</w:delText>
              </w:r>
            </w:del>
          </w:p>
        </w:tc>
        <w:tc>
          <w:tcPr>
            <w:tcW w:w="0" w:type="auto"/>
            <w:tcBorders>
              <w:top w:val="single" w:sz="0" w:space="0" w:color="D3D3D3"/>
              <w:left w:val="single" w:sz="0" w:space="0" w:color="D3D3D3"/>
              <w:bottom w:val="single" w:sz="0" w:space="0" w:color="D3D3D3"/>
              <w:right w:val="single" w:sz="0" w:space="0" w:color="D3D3D3"/>
            </w:tcBorders>
          </w:tcPr>
          <w:p w14:paraId="6AE85597" w14:textId="77777777" w:rsidR="00B50B46" w:rsidRDefault="00000000">
            <w:pPr>
              <w:keepNext/>
              <w:spacing w:after="60"/>
              <w:jc w:val="center"/>
              <w:rPr>
                <w:del w:id="2446" w:author="L’auteur" w:date="2026-04-24T09:20:00Z"/>
              </w:rPr>
            </w:pPr>
            <w:del w:id="2447" w:author="L’auteur" w:date="2026-04-24T09:20:00Z">
              <w:r>
                <w:rPr>
                  <w:rFonts w:ascii="Calibri" w:hAnsi="Calibri"/>
                  <w:sz w:val="20"/>
                </w:rPr>
                <w:delText>66.5</w:delText>
              </w:r>
            </w:del>
          </w:p>
        </w:tc>
      </w:tr>
      <w:tr w:rsidR="00B50B46" w14:paraId="4DE82B27" w14:textId="77777777">
        <w:trPr>
          <w:cantSplit/>
          <w:jc w:val="center"/>
          <w:del w:id="2448"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37CA657" w14:textId="77777777" w:rsidR="00B50B46" w:rsidRDefault="00000000">
            <w:pPr>
              <w:keepNext/>
              <w:spacing w:after="60"/>
              <w:jc w:val="center"/>
              <w:rPr>
                <w:del w:id="2449" w:author="L’auteur" w:date="2026-04-24T09:20:00Z"/>
              </w:rPr>
            </w:pPr>
            <w:del w:id="2450" w:author="L’auteur" w:date="2026-04-24T09:20:00Z">
              <w:r>
                <w:rPr>
                  <w:rFonts w:ascii="Calibri" w:hAnsi="Calibri"/>
                  <w:sz w:val="20"/>
                </w:rPr>
                <w:delText>Tunisia</w:delText>
              </w:r>
            </w:del>
          </w:p>
        </w:tc>
        <w:tc>
          <w:tcPr>
            <w:tcW w:w="0" w:type="auto"/>
            <w:tcBorders>
              <w:top w:val="single" w:sz="0" w:space="0" w:color="D3D3D3"/>
              <w:left w:val="single" w:sz="0" w:space="0" w:color="D3D3D3"/>
              <w:bottom w:val="single" w:sz="0" w:space="0" w:color="D3D3D3"/>
              <w:right w:val="single" w:sz="0" w:space="0" w:color="D3D3D3"/>
            </w:tcBorders>
          </w:tcPr>
          <w:p w14:paraId="00060BAF" w14:textId="77777777" w:rsidR="00B50B46" w:rsidRDefault="00000000">
            <w:pPr>
              <w:keepNext/>
              <w:spacing w:after="60"/>
              <w:jc w:val="center"/>
              <w:rPr>
                <w:del w:id="2451" w:author="L’auteur" w:date="2026-04-24T09:20:00Z"/>
              </w:rPr>
            </w:pPr>
            <w:del w:id="2452" w:author="L’auteur" w:date="2026-04-24T09:20:00Z">
              <w:r>
                <w:rPr>
                  <w:rFonts w:ascii="Calibri" w:hAnsi="Calibri"/>
                  <w:sz w:val="20"/>
                </w:rPr>
                <w:delText>5.1</w:delText>
              </w:r>
            </w:del>
          </w:p>
        </w:tc>
        <w:tc>
          <w:tcPr>
            <w:tcW w:w="0" w:type="auto"/>
            <w:tcBorders>
              <w:top w:val="single" w:sz="0" w:space="0" w:color="D3D3D3"/>
              <w:left w:val="single" w:sz="0" w:space="0" w:color="D3D3D3"/>
              <w:bottom w:val="single" w:sz="0" w:space="0" w:color="D3D3D3"/>
              <w:right w:val="single" w:sz="0" w:space="0" w:color="D3D3D3"/>
            </w:tcBorders>
          </w:tcPr>
          <w:p w14:paraId="02FAF545" w14:textId="77777777" w:rsidR="00B50B46" w:rsidRDefault="00000000">
            <w:pPr>
              <w:keepNext/>
              <w:spacing w:after="60"/>
              <w:jc w:val="center"/>
              <w:rPr>
                <w:del w:id="2453" w:author="L’auteur" w:date="2026-04-24T09:20:00Z"/>
              </w:rPr>
            </w:pPr>
            <w:del w:id="2454" w:author="L’auteur" w:date="2026-04-24T09:20: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70A0107C" w14:textId="77777777" w:rsidR="00B50B46" w:rsidRDefault="00000000">
            <w:pPr>
              <w:keepNext/>
              <w:spacing w:after="60"/>
              <w:jc w:val="center"/>
              <w:rPr>
                <w:del w:id="2455" w:author="L’auteur" w:date="2026-04-24T09:20:00Z"/>
              </w:rPr>
            </w:pPr>
            <w:del w:id="2456" w:author="L’auteur" w:date="2026-04-24T09:20: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47A56A4A" w14:textId="77777777" w:rsidR="00B50B46" w:rsidRDefault="00000000">
            <w:pPr>
              <w:keepNext/>
              <w:spacing w:after="60"/>
              <w:jc w:val="center"/>
              <w:rPr>
                <w:del w:id="2457" w:author="L’auteur" w:date="2026-04-24T09:20:00Z"/>
              </w:rPr>
            </w:pPr>
            <w:del w:id="2458" w:author="L’auteur" w:date="2026-04-24T09:20:00Z">
              <w:r>
                <w:rPr>
                  <w:rFonts w:ascii="Calibri" w:hAnsi="Calibri"/>
                  <w:sz w:val="20"/>
                </w:rPr>
                <w:delText>33.5</w:delText>
              </w:r>
            </w:del>
          </w:p>
        </w:tc>
        <w:tc>
          <w:tcPr>
            <w:tcW w:w="0" w:type="auto"/>
            <w:tcBorders>
              <w:top w:val="single" w:sz="0" w:space="0" w:color="D3D3D3"/>
              <w:left w:val="single" w:sz="0" w:space="0" w:color="D3D3D3"/>
              <w:bottom w:val="single" w:sz="0" w:space="0" w:color="D3D3D3"/>
              <w:right w:val="single" w:sz="0" w:space="0" w:color="D3D3D3"/>
            </w:tcBorders>
          </w:tcPr>
          <w:p w14:paraId="2FEB6948" w14:textId="77777777" w:rsidR="00B50B46" w:rsidRDefault="00000000">
            <w:pPr>
              <w:keepNext/>
              <w:spacing w:after="60"/>
              <w:jc w:val="center"/>
              <w:rPr>
                <w:del w:id="2459" w:author="L’auteur" w:date="2026-04-24T09:20:00Z"/>
              </w:rPr>
            </w:pPr>
            <w:del w:id="2460"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7532C52C" w14:textId="77777777" w:rsidR="00B50B46" w:rsidRDefault="00000000">
            <w:pPr>
              <w:keepNext/>
              <w:spacing w:after="60"/>
              <w:jc w:val="center"/>
              <w:rPr>
                <w:del w:id="2461" w:author="L’auteur" w:date="2026-04-24T09:20:00Z"/>
              </w:rPr>
            </w:pPr>
            <w:del w:id="2462"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37C316E8" w14:textId="77777777" w:rsidR="00B50B46" w:rsidRDefault="00000000">
            <w:pPr>
              <w:keepNext/>
              <w:spacing w:after="60"/>
              <w:jc w:val="center"/>
              <w:rPr>
                <w:del w:id="2463" w:author="L’auteur" w:date="2026-04-24T09:20:00Z"/>
              </w:rPr>
            </w:pPr>
            <w:del w:id="2464" w:author="L’auteur" w:date="2026-04-24T09:20:00Z">
              <w:r>
                <w:rPr>
                  <w:rFonts w:ascii="Calibri" w:hAnsi="Calibri"/>
                  <w:sz w:val="20"/>
                </w:rPr>
                <w:delText>26.1</w:delText>
              </w:r>
            </w:del>
          </w:p>
        </w:tc>
        <w:tc>
          <w:tcPr>
            <w:tcW w:w="0" w:type="auto"/>
            <w:tcBorders>
              <w:top w:val="single" w:sz="0" w:space="0" w:color="D3D3D3"/>
              <w:left w:val="single" w:sz="0" w:space="0" w:color="D3D3D3"/>
              <w:bottom w:val="single" w:sz="0" w:space="0" w:color="D3D3D3"/>
              <w:right w:val="single" w:sz="0" w:space="0" w:color="D3D3D3"/>
            </w:tcBorders>
          </w:tcPr>
          <w:p w14:paraId="525287BD" w14:textId="77777777" w:rsidR="00B50B46" w:rsidRDefault="00000000">
            <w:pPr>
              <w:keepNext/>
              <w:spacing w:after="60"/>
              <w:jc w:val="center"/>
              <w:rPr>
                <w:del w:id="2465" w:author="L’auteur" w:date="2026-04-24T09:20:00Z"/>
              </w:rPr>
            </w:pPr>
            <w:del w:id="2466" w:author="L’auteur" w:date="2026-04-24T09:20:00Z">
              <w:r>
                <w:rPr>
                  <w:rFonts w:ascii="Calibri" w:hAnsi="Calibri"/>
                  <w:sz w:val="20"/>
                </w:rPr>
                <w:delText>49.7</w:delText>
              </w:r>
            </w:del>
          </w:p>
        </w:tc>
        <w:tc>
          <w:tcPr>
            <w:tcW w:w="0" w:type="auto"/>
            <w:tcBorders>
              <w:top w:val="single" w:sz="0" w:space="0" w:color="D3D3D3"/>
              <w:left w:val="single" w:sz="0" w:space="0" w:color="D3D3D3"/>
              <w:bottom w:val="single" w:sz="0" w:space="0" w:color="D3D3D3"/>
              <w:right w:val="single" w:sz="0" w:space="0" w:color="D3D3D3"/>
            </w:tcBorders>
          </w:tcPr>
          <w:p w14:paraId="432E461C" w14:textId="77777777" w:rsidR="00B50B46" w:rsidRDefault="00000000">
            <w:pPr>
              <w:keepNext/>
              <w:spacing w:after="60"/>
              <w:jc w:val="center"/>
              <w:rPr>
                <w:del w:id="2467" w:author="L’auteur" w:date="2026-04-24T09:20:00Z"/>
              </w:rPr>
            </w:pPr>
            <w:del w:id="2468" w:author="L’auteur" w:date="2026-04-24T09:20: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614481F4" w14:textId="77777777" w:rsidR="00B50B46" w:rsidRDefault="00000000">
            <w:pPr>
              <w:keepNext/>
              <w:spacing w:after="60"/>
              <w:jc w:val="center"/>
              <w:rPr>
                <w:del w:id="2469" w:author="L’auteur" w:date="2026-04-24T09:20:00Z"/>
              </w:rPr>
            </w:pPr>
            <w:del w:id="2470"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1C3A490E" w14:textId="77777777" w:rsidR="00B50B46" w:rsidRDefault="00000000">
            <w:pPr>
              <w:keepNext/>
              <w:spacing w:after="60"/>
              <w:jc w:val="center"/>
              <w:rPr>
                <w:del w:id="2471" w:author="L’auteur" w:date="2026-04-24T09:20:00Z"/>
              </w:rPr>
            </w:pPr>
            <w:del w:id="2472" w:author="L’auteur" w:date="2026-04-24T09:20:00Z">
              <w:r>
                <w:rPr>
                  <w:rFonts w:ascii="Calibri" w:hAnsi="Calibri"/>
                  <w:sz w:val="20"/>
                </w:rPr>
                <w:delText>27.6</w:delText>
              </w:r>
            </w:del>
          </w:p>
        </w:tc>
        <w:tc>
          <w:tcPr>
            <w:tcW w:w="0" w:type="auto"/>
            <w:tcBorders>
              <w:top w:val="single" w:sz="0" w:space="0" w:color="D3D3D3"/>
              <w:left w:val="single" w:sz="0" w:space="0" w:color="D3D3D3"/>
              <w:bottom w:val="single" w:sz="0" w:space="0" w:color="D3D3D3"/>
              <w:right w:val="single" w:sz="0" w:space="0" w:color="D3D3D3"/>
            </w:tcBorders>
          </w:tcPr>
          <w:p w14:paraId="031168A5" w14:textId="77777777" w:rsidR="00B50B46" w:rsidRDefault="00000000">
            <w:pPr>
              <w:keepNext/>
              <w:spacing w:after="60"/>
              <w:jc w:val="center"/>
              <w:rPr>
                <w:del w:id="2473" w:author="L’auteur" w:date="2026-04-24T09:20:00Z"/>
              </w:rPr>
            </w:pPr>
            <w:del w:id="2474" w:author="L’auteur" w:date="2026-04-24T09:20:00Z">
              <w:r>
                <w:rPr>
                  <w:rFonts w:ascii="Calibri" w:hAnsi="Calibri"/>
                  <w:sz w:val="20"/>
                </w:rPr>
                <w:delText>58.5</w:delText>
              </w:r>
            </w:del>
          </w:p>
        </w:tc>
      </w:tr>
      <w:tr w:rsidR="00B50B46" w14:paraId="7F23DD67" w14:textId="77777777">
        <w:trPr>
          <w:cantSplit/>
          <w:jc w:val="center"/>
          <w:del w:id="2475"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ECC4D43" w14:textId="77777777" w:rsidR="00B50B46" w:rsidRDefault="00000000">
            <w:pPr>
              <w:keepNext/>
              <w:spacing w:after="60"/>
              <w:jc w:val="center"/>
              <w:rPr>
                <w:del w:id="2476" w:author="L’auteur" w:date="2026-04-24T09:20:00Z"/>
              </w:rPr>
            </w:pPr>
            <w:del w:id="2477" w:author="L’auteur" w:date="2026-04-24T09:20:00Z">
              <w:r>
                <w:rPr>
                  <w:rFonts w:ascii="Calibri" w:hAnsi="Calibri"/>
                  <w:sz w:val="20"/>
                </w:rPr>
                <w:delText>Uganda</w:delText>
              </w:r>
            </w:del>
          </w:p>
        </w:tc>
        <w:tc>
          <w:tcPr>
            <w:tcW w:w="0" w:type="auto"/>
            <w:tcBorders>
              <w:top w:val="single" w:sz="0" w:space="0" w:color="D3D3D3"/>
              <w:left w:val="single" w:sz="0" w:space="0" w:color="D3D3D3"/>
              <w:bottom w:val="single" w:sz="0" w:space="0" w:color="D3D3D3"/>
              <w:right w:val="single" w:sz="0" w:space="0" w:color="D3D3D3"/>
            </w:tcBorders>
          </w:tcPr>
          <w:p w14:paraId="5EBCE8DE" w14:textId="77777777" w:rsidR="00B50B46" w:rsidRDefault="00000000">
            <w:pPr>
              <w:keepNext/>
              <w:spacing w:after="60"/>
              <w:jc w:val="center"/>
              <w:rPr>
                <w:del w:id="2478" w:author="L’auteur" w:date="2026-04-24T09:20:00Z"/>
              </w:rPr>
            </w:pPr>
            <w:del w:id="2479" w:author="L’auteur" w:date="2026-04-24T09:20:00Z">
              <w:r>
                <w:rPr>
                  <w:rFonts w:ascii="Calibri" w:hAnsi="Calibri"/>
                  <w:sz w:val="20"/>
                </w:rPr>
                <w:delText>13.2</w:delText>
              </w:r>
            </w:del>
          </w:p>
        </w:tc>
        <w:tc>
          <w:tcPr>
            <w:tcW w:w="0" w:type="auto"/>
            <w:tcBorders>
              <w:top w:val="single" w:sz="0" w:space="0" w:color="D3D3D3"/>
              <w:left w:val="single" w:sz="0" w:space="0" w:color="D3D3D3"/>
              <w:bottom w:val="single" w:sz="0" w:space="0" w:color="D3D3D3"/>
              <w:right w:val="single" w:sz="0" w:space="0" w:color="D3D3D3"/>
            </w:tcBorders>
          </w:tcPr>
          <w:p w14:paraId="103E6B36" w14:textId="77777777" w:rsidR="00B50B46" w:rsidRDefault="00000000">
            <w:pPr>
              <w:keepNext/>
              <w:spacing w:after="60"/>
              <w:jc w:val="center"/>
              <w:rPr>
                <w:del w:id="2480" w:author="L’auteur" w:date="2026-04-24T09:20:00Z"/>
              </w:rPr>
            </w:pPr>
            <w:del w:id="2481" w:author="L’auteur" w:date="2026-04-24T09:20:00Z">
              <w:r>
                <w:rPr>
                  <w:rFonts w:ascii="Calibri" w:hAnsi="Calibri"/>
                  <w:sz w:val="20"/>
                </w:rPr>
                <w:delText>15.2</w:delText>
              </w:r>
            </w:del>
          </w:p>
        </w:tc>
        <w:tc>
          <w:tcPr>
            <w:tcW w:w="0" w:type="auto"/>
            <w:tcBorders>
              <w:top w:val="single" w:sz="0" w:space="0" w:color="D3D3D3"/>
              <w:left w:val="single" w:sz="0" w:space="0" w:color="D3D3D3"/>
              <w:bottom w:val="single" w:sz="0" w:space="0" w:color="D3D3D3"/>
              <w:right w:val="single" w:sz="0" w:space="0" w:color="D3D3D3"/>
            </w:tcBorders>
          </w:tcPr>
          <w:p w14:paraId="45A3B2EF" w14:textId="77777777" w:rsidR="00B50B46" w:rsidRDefault="00000000">
            <w:pPr>
              <w:keepNext/>
              <w:spacing w:after="60"/>
              <w:jc w:val="center"/>
              <w:rPr>
                <w:del w:id="2482" w:author="L’auteur" w:date="2026-04-24T09:20:00Z"/>
              </w:rPr>
            </w:pPr>
            <w:del w:id="2483" w:author="L’auteur" w:date="2026-04-24T09:20:00Z">
              <w:r>
                <w:rPr>
                  <w:rFonts w:ascii="Calibri" w:hAnsi="Calibri"/>
                  <w:sz w:val="20"/>
                </w:rPr>
                <w:delText>72.0</w:delText>
              </w:r>
            </w:del>
          </w:p>
        </w:tc>
        <w:tc>
          <w:tcPr>
            <w:tcW w:w="0" w:type="auto"/>
            <w:tcBorders>
              <w:top w:val="single" w:sz="0" w:space="0" w:color="D3D3D3"/>
              <w:left w:val="single" w:sz="0" w:space="0" w:color="D3D3D3"/>
              <w:bottom w:val="single" w:sz="0" w:space="0" w:color="D3D3D3"/>
              <w:right w:val="single" w:sz="0" w:space="0" w:color="D3D3D3"/>
            </w:tcBorders>
          </w:tcPr>
          <w:p w14:paraId="34145D22" w14:textId="77777777" w:rsidR="00B50B46" w:rsidRDefault="00000000">
            <w:pPr>
              <w:keepNext/>
              <w:spacing w:after="60"/>
              <w:jc w:val="center"/>
              <w:rPr>
                <w:del w:id="2484" w:author="L’auteur" w:date="2026-04-24T09:20:00Z"/>
              </w:rPr>
            </w:pPr>
            <w:del w:id="2485" w:author="L’auteur" w:date="2026-04-24T09:20:00Z">
              <w:r>
                <w:rPr>
                  <w:rFonts w:ascii="Calibri" w:hAnsi="Calibri"/>
                  <w:sz w:val="20"/>
                </w:rPr>
                <w:delText>74.2</w:delText>
              </w:r>
            </w:del>
          </w:p>
        </w:tc>
        <w:tc>
          <w:tcPr>
            <w:tcW w:w="0" w:type="auto"/>
            <w:tcBorders>
              <w:top w:val="single" w:sz="0" w:space="0" w:color="D3D3D3"/>
              <w:left w:val="single" w:sz="0" w:space="0" w:color="D3D3D3"/>
              <w:bottom w:val="single" w:sz="0" w:space="0" w:color="D3D3D3"/>
              <w:right w:val="single" w:sz="0" w:space="0" w:color="D3D3D3"/>
            </w:tcBorders>
          </w:tcPr>
          <w:p w14:paraId="0C45A0D2" w14:textId="77777777" w:rsidR="00B50B46" w:rsidRDefault="00000000">
            <w:pPr>
              <w:keepNext/>
              <w:spacing w:after="60"/>
              <w:jc w:val="center"/>
              <w:rPr>
                <w:del w:id="2486" w:author="L’auteur" w:date="2026-04-24T09:20:00Z"/>
              </w:rPr>
            </w:pPr>
            <w:del w:id="2487" w:author="L’auteur" w:date="2026-04-24T09:20:00Z">
              <w:r>
                <w:rPr>
                  <w:rFonts w:ascii="Calibri" w:hAnsi="Calibri"/>
                  <w:sz w:val="20"/>
                </w:rPr>
                <w:delText>2.3</w:delText>
              </w:r>
            </w:del>
          </w:p>
        </w:tc>
        <w:tc>
          <w:tcPr>
            <w:tcW w:w="0" w:type="auto"/>
            <w:tcBorders>
              <w:top w:val="single" w:sz="0" w:space="0" w:color="D3D3D3"/>
              <w:left w:val="single" w:sz="0" w:space="0" w:color="D3D3D3"/>
              <w:bottom w:val="single" w:sz="0" w:space="0" w:color="D3D3D3"/>
              <w:right w:val="single" w:sz="0" w:space="0" w:color="D3D3D3"/>
            </w:tcBorders>
          </w:tcPr>
          <w:p w14:paraId="663745FE" w14:textId="77777777" w:rsidR="00B50B46" w:rsidRDefault="00000000">
            <w:pPr>
              <w:keepNext/>
              <w:spacing w:after="60"/>
              <w:jc w:val="center"/>
              <w:rPr>
                <w:del w:id="2488" w:author="L’auteur" w:date="2026-04-24T09:20:00Z"/>
              </w:rPr>
            </w:pPr>
            <w:del w:id="2489" w:author="L’auteur" w:date="2026-04-24T09:20: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718519D5" w14:textId="77777777" w:rsidR="00B50B46" w:rsidRDefault="00000000">
            <w:pPr>
              <w:keepNext/>
              <w:spacing w:after="60"/>
              <w:jc w:val="center"/>
              <w:rPr>
                <w:del w:id="2490" w:author="L’auteur" w:date="2026-04-24T09:20:00Z"/>
              </w:rPr>
            </w:pPr>
            <w:del w:id="2491" w:author="L’auteur" w:date="2026-04-24T09:20:00Z">
              <w:r>
                <w:rPr>
                  <w:rFonts w:ascii="Calibri" w:hAnsi="Calibri"/>
                  <w:sz w:val="20"/>
                </w:rPr>
                <w:delText>85.6</w:delText>
              </w:r>
            </w:del>
          </w:p>
        </w:tc>
        <w:tc>
          <w:tcPr>
            <w:tcW w:w="0" w:type="auto"/>
            <w:tcBorders>
              <w:top w:val="single" w:sz="0" w:space="0" w:color="D3D3D3"/>
              <w:left w:val="single" w:sz="0" w:space="0" w:color="D3D3D3"/>
              <w:bottom w:val="single" w:sz="0" w:space="0" w:color="D3D3D3"/>
              <w:right w:val="single" w:sz="0" w:space="0" w:color="D3D3D3"/>
            </w:tcBorders>
          </w:tcPr>
          <w:p w14:paraId="1A3CE430" w14:textId="77777777" w:rsidR="00B50B46" w:rsidRDefault="00000000">
            <w:pPr>
              <w:keepNext/>
              <w:spacing w:after="60"/>
              <w:jc w:val="center"/>
              <w:rPr>
                <w:del w:id="2492" w:author="L’auteur" w:date="2026-04-24T09:20:00Z"/>
              </w:rPr>
            </w:pPr>
            <w:del w:id="2493" w:author="L’auteur" w:date="2026-04-24T09:20:00Z">
              <w:r>
                <w:rPr>
                  <w:rFonts w:ascii="Calibri" w:hAnsi="Calibri"/>
                  <w:sz w:val="20"/>
                </w:rPr>
                <w:delText>86.4</w:delText>
              </w:r>
            </w:del>
          </w:p>
        </w:tc>
        <w:tc>
          <w:tcPr>
            <w:tcW w:w="0" w:type="auto"/>
            <w:tcBorders>
              <w:top w:val="single" w:sz="0" w:space="0" w:color="D3D3D3"/>
              <w:left w:val="single" w:sz="0" w:space="0" w:color="D3D3D3"/>
              <w:bottom w:val="single" w:sz="0" w:space="0" w:color="D3D3D3"/>
              <w:right w:val="single" w:sz="0" w:space="0" w:color="D3D3D3"/>
            </w:tcBorders>
          </w:tcPr>
          <w:p w14:paraId="2D0AB6D1" w14:textId="77777777" w:rsidR="00B50B46" w:rsidRDefault="00000000">
            <w:pPr>
              <w:keepNext/>
              <w:spacing w:after="60"/>
              <w:jc w:val="center"/>
              <w:rPr>
                <w:del w:id="2494" w:author="L’auteur" w:date="2026-04-24T09:20:00Z"/>
              </w:rPr>
            </w:pPr>
            <w:del w:id="2495" w:author="L’auteur" w:date="2026-04-24T09:20:00Z">
              <w:r>
                <w:rPr>
                  <w:rFonts w:ascii="Calibri" w:hAnsi="Calibri"/>
                  <w:sz w:val="20"/>
                </w:rPr>
                <w:delText>6.7</w:delText>
              </w:r>
            </w:del>
          </w:p>
        </w:tc>
        <w:tc>
          <w:tcPr>
            <w:tcW w:w="0" w:type="auto"/>
            <w:tcBorders>
              <w:top w:val="single" w:sz="0" w:space="0" w:color="D3D3D3"/>
              <w:left w:val="single" w:sz="0" w:space="0" w:color="D3D3D3"/>
              <w:bottom w:val="single" w:sz="0" w:space="0" w:color="D3D3D3"/>
              <w:right w:val="single" w:sz="0" w:space="0" w:color="D3D3D3"/>
            </w:tcBorders>
          </w:tcPr>
          <w:p w14:paraId="0F143E4E" w14:textId="77777777" w:rsidR="00B50B46" w:rsidRDefault="00000000">
            <w:pPr>
              <w:keepNext/>
              <w:spacing w:after="60"/>
              <w:jc w:val="center"/>
              <w:rPr>
                <w:del w:id="2496" w:author="L’auteur" w:date="2026-04-24T09:20:00Z"/>
              </w:rPr>
            </w:pPr>
            <w:del w:id="2497" w:author="L’auteur" w:date="2026-04-24T09:20:00Z">
              <w:r>
                <w:rPr>
                  <w:rFonts w:ascii="Calibri" w:hAnsi="Calibri"/>
                  <w:sz w:val="20"/>
                </w:rPr>
                <w:delText>7.3</w:delText>
              </w:r>
            </w:del>
          </w:p>
        </w:tc>
        <w:tc>
          <w:tcPr>
            <w:tcW w:w="0" w:type="auto"/>
            <w:tcBorders>
              <w:top w:val="single" w:sz="0" w:space="0" w:color="D3D3D3"/>
              <w:left w:val="single" w:sz="0" w:space="0" w:color="D3D3D3"/>
              <w:bottom w:val="single" w:sz="0" w:space="0" w:color="D3D3D3"/>
              <w:right w:val="single" w:sz="0" w:space="0" w:color="D3D3D3"/>
            </w:tcBorders>
          </w:tcPr>
          <w:p w14:paraId="16A6E9AA" w14:textId="77777777" w:rsidR="00B50B46" w:rsidRDefault="00000000">
            <w:pPr>
              <w:keepNext/>
              <w:spacing w:after="60"/>
              <w:jc w:val="center"/>
              <w:rPr>
                <w:del w:id="2498" w:author="L’auteur" w:date="2026-04-24T09:20:00Z"/>
              </w:rPr>
            </w:pPr>
            <w:del w:id="2499" w:author="L’auteur" w:date="2026-04-24T09:20:00Z">
              <w:r>
                <w:rPr>
                  <w:rFonts w:ascii="Calibri" w:hAnsi="Calibri"/>
                  <w:sz w:val="20"/>
                </w:rPr>
                <w:delText>86.0</w:delText>
              </w:r>
            </w:del>
          </w:p>
        </w:tc>
        <w:tc>
          <w:tcPr>
            <w:tcW w:w="0" w:type="auto"/>
            <w:tcBorders>
              <w:top w:val="single" w:sz="0" w:space="0" w:color="D3D3D3"/>
              <w:left w:val="single" w:sz="0" w:space="0" w:color="D3D3D3"/>
              <w:bottom w:val="single" w:sz="0" w:space="0" w:color="D3D3D3"/>
              <w:right w:val="single" w:sz="0" w:space="0" w:color="D3D3D3"/>
            </w:tcBorders>
          </w:tcPr>
          <w:p w14:paraId="1C5EE27F" w14:textId="77777777" w:rsidR="00B50B46" w:rsidRDefault="00000000">
            <w:pPr>
              <w:keepNext/>
              <w:spacing w:after="60"/>
              <w:jc w:val="center"/>
              <w:rPr>
                <w:del w:id="2500" w:author="L’auteur" w:date="2026-04-24T09:20:00Z"/>
              </w:rPr>
            </w:pPr>
            <w:del w:id="2501" w:author="L’auteur" w:date="2026-04-24T09:20:00Z">
              <w:r>
                <w:rPr>
                  <w:rFonts w:ascii="Calibri" w:hAnsi="Calibri"/>
                  <w:sz w:val="20"/>
                </w:rPr>
                <w:delText>87.0</w:delText>
              </w:r>
            </w:del>
          </w:p>
        </w:tc>
      </w:tr>
      <w:tr w:rsidR="00B50B46" w14:paraId="0B94C9F9" w14:textId="77777777">
        <w:trPr>
          <w:cantSplit/>
          <w:jc w:val="center"/>
          <w:del w:id="2502"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1DF1AC42" w14:textId="77777777" w:rsidR="00B50B46" w:rsidRDefault="00000000">
            <w:pPr>
              <w:keepNext/>
              <w:spacing w:after="60"/>
              <w:jc w:val="center"/>
              <w:rPr>
                <w:del w:id="2503" w:author="L’auteur" w:date="2026-04-24T09:20:00Z"/>
              </w:rPr>
            </w:pPr>
            <w:del w:id="2504" w:author="L’auteur" w:date="2026-04-24T09:20:00Z">
              <w:r>
                <w:rPr>
                  <w:rFonts w:ascii="Calibri" w:hAnsi="Calibri"/>
                  <w:sz w:val="20"/>
                </w:rPr>
                <w:delText>Ukraine</w:delText>
              </w:r>
            </w:del>
          </w:p>
        </w:tc>
        <w:tc>
          <w:tcPr>
            <w:tcW w:w="0" w:type="auto"/>
            <w:tcBorders>
              <w:top w:val="single" w:sz="0" w:space="0" w:color="D3D3D3"/>
              <w:left w:val="single" w:sz="0" w:space="0" w:color="D3D3D3"/>
              <w:bottom w:val="single" w:sz="0" w:space="0" w:color="D3D3D3"/>
              <w:right w:val="single" w:sz="0" w:space="0" w:color="D3D3D3"/>
            </w:tcBorders>
          </w:tcPr>
          <w:p w14:paraId="5B6A32EC" w14:textId="77777777" w:rsidR="00B50B46" w:rsidRDefault="00000000">
            <w:pPr>
              <w:keepNext/>
              <w:spacing w:after="60"/>
              <w:jc w:val="center"/>
              <w:rPr>
                <w:del w:id="2505" w:author="L’auteur" w:date="2026-04-24T09:20:00Z"/>
              </w:rPr>
            </w:pPr>
            <w:del w:id="2506" w:author="L’auteur" w:date="2026-04-24T09:20: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14306480" w14:textId="77777777" w:rsidR="00B50B46" w:rsidRDefault="00000000">
            <w:pPr>
              <w:keepNext/>
              <w:spacing w:after="60"/>
              <w:jc w:val="center"/>
              <w:rPr>
                <w:del w:id="2507" w:author="L’auteur" w:date="2026-04-24T09:20:00Z"/>
              </w:rPr>
            </w:pPr>
            <w:del w:id="2508" w:author="L’auteur" w:date="2026-04-24T09:20: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1F8C3108" w14:textId="77777777" w:rsidR="00B50B46" w:rsidRDefault="00000000">
            <w:pPr>
              <w:keepNext/>
              <w:spacing w:after="60"/>
              <w:jc w:val="center"/>
              <w:rPr>
                <w:del w:id="2509" w:author="L’auteur" w:date="2026-04-24T09:20:00Z"/>
              </w:rPr>
            </w:pPr>
            <w:del w:id="2510" w:author="L’auteur" w:date="2026-04-24T09:20:00Z">
              <w:r>
                <w:rPr>
                  <w:rFonts w:ascii="Calibri" w:hAnsi="Calibri"/>
                  <w:sz w:val="20"/>
                </w:rPr>
                <w:delText>82.5</w:delText>
              </w:r>
            </w:del>
          </w:p>
        </w:tc>
        <w:tc>
          <w:tcPr>
            <w:tcW w:w="0" w:type="auto"/>
            <w:tcBorders>
              <w:top w:val="single" w:sz="0" w:space="0" w:color="D3D3D3"/>
              <w:left w:val="single" w:sz="0" w:space="0" w:color="D3D3D3"/>
              <w:bottom w:val="single" w:sz="0" w:space="0" w:color="D3D3D3"/>
              <w:right w:val="single" w:sz="0" w:space="0" w:color="D3D3D3"/>
            </w:tcBorders>
          </w:tcPr>
          <w:p w14:paraId="6041D207" w14:textId="77777777" w:rsidR="00B50B46" w:rsidRDefault="00000000">
            <w:pPr>
              <w:keepNext/>
              <w:spacing w:after="60"/>
              <w:jc w:val="center"/>
              <w:rPr>
                <w:del w:id="2511" w:author="L’auteur" w:date="2026-04-24T09:20:00Z"/>
              </w:rPr>
            </w:pPr>
            <w:del w:id="2512" w:author="L’auteur" w:date="2026-04-24T09:20:00Z">
              <w:r>
                <w:rPr>
                  <w:rFonts w:ascii="Calibri" w:hAnsi="Calibri"/>
                  <w:sz w:val="20"/>
                </w:rPr>
                <w:delText>82.5</w:delText>
              </w:r>
            </w:del>
          </w:p>
        </w:tc>
        <w:tc>
          <w:tcPr>
            <w:tcW w:w="0" w:type="auto"/>
            <w:tcBorders>
              <w:top w:val="single" w:sz="0" w:space="0" w:color="D3D3D3"/>
              <w:left w:val="single" w:sz="0" w:space="0" w:color="D3D3D3"/>
              <w:bottom w:val="single" w:sz="0" w:space="0" w:color="D3D3D3"/>
              <w:right w:val="single" w:sz="0" w:space="0" w:color="D3D3D3"/>
            </w:tcBorders>
          </w:tcPr>
          <w:p w14:paraId="58233361" w14:textId="77777777" w:rsidR="00B50B46" w:rsidRDefault="00000000">
            <w:pPr>
              <w:keepNext/>
              <w:spacing w:after="60"/>
              <w:jc w:val="center"/>
              <w:rPr>
                <w:del w:id="2513" w:author="L’auteur" w:date="2026-04-24T09:20:00Z"/>
              </w:rPr>
            </w:pPr>
            <w:del w:id="2514"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5976EC19" w14:textId="77777777" w:rsidR="00B50B46" w:rsidRDefault="00000000">
            <w:pPr>
              <w:keepNext/>
              <w:spacing w:after="60"/>
              <w:jc w:val="center"/>
              <w:rPr>
                <w:del w:id="2515" w:author="L’auteur" w:date="2026-04-24T09:20:00Z"/>
              </w:rPr>
            </w:pPr>
            <w:del w:id="2516" w:author="L’auteur" w:date="2026-04-24T09:20: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424C6F72" w14:textId="77777777" w:rsidR="00B50B46" w:rsidRDefault="00000000">
            <w:pPr>
              <w:keepNext/>
              <w:spacing w:after="60"/>
              <w:jc w:val="center"/>
              <w:rPr>
                <w:del w:id="2517" w:author="L’auteur" w:date="2026-04-24T09:20:00Z"/>
              </w:rPr>
            </w:pPr>
            <w:del w:id="2518" w:author="L’auteur" w:date="2026-04-24T09:20:00Z">
              <w:r>
                <w:rPr>
                  <w:rFonts w:ascii="Calibri" w:hAnsi="Calibri"/>
                  <w:sz w:val="20"/>
                </w:rPr>
                <w:delText>89.5</w:delText>
              </w:r>
            </w:del>
          </w:p>
        </w:tc>
        <w:tc>
          <w:tcPr>
            <w:tcW w:w="0" w:type="auto"/>
            <w:tcBorders>
              <w:top w:val="single" w:sz="0" w:space="0" w:color="D3D3D3"/>
              <w:left w:val="single" w:sz="0" w:space="0" w:color="D3D3D3"/>
              <w:bottom w:val="single" w:sz="0" w:space="0" w:color="D3D3D3"/>
              <w:right w:val="single" w:sz="0" w:space="0" w:color="D3D3D3"/>
            </w:tcBorders>
          </w:tcPr>
          <w:p w14:paraId="095C45A1" w14:textId="77777777" w:rsidR="00B50B46" w:rsidRDefault="00000000">
            <w:pPr>
              <w:keepNext/>
              <w:spacing w:after="60"/>
              <w:jc w:val="center"/>
              <w:rPr>
                <w:del w:id="2519" w:author="L’auteur" w:date="2026-04-24T09:20:00Z"/>
              </w:rPr>
            </w:pPr>
            <w:del w:id="2520" w:author="L’auteur" w:date="2026-04-24T09:20:00Z">
              <w:r>
                <w:rPr>
                  <w:rFonts w:ascii="Calibri" w:hAnsi="Calibri"/>
                  <w:sz w:val="20"/>
                </w:rPr>
                <w:delText>89.9</w:delText>
              </w:r>
            </w:del>
          </w:p>
        </w:tc>
        <w:tc>
          <w:tcPr>
            <w:tcW w:w="0" w:type="auto"/>
            <w:tcBorders>
              <w:top w:val="single" w:sz="0" w:space="0" w:color="D3D3D3"/>
              <w:left w:val="single" w:sz="0" w:space="0" w:color="D3D3D3"/>
              <w:bottom w:val="single" w:sz="0" w:space="0" w:color="D3D3D3"/>
              <w:right w:val="single" w:sz="0" w:space="0" w:color="D3D3D3"/>
            </w:tcBorders>
          </w:tcPr>
          <w:p w14:paraId="33E7E377" w14:textId="77777777" w:rsidR="00B50B46" w:rsidRDefault="00000000">
            <w:pPr>
              <w:keepNext/>
              <w:spacing w:after="60"/>
              <w:jc w:val="center"/>
              <w:rPr>
                <w:del w:id="2521" w:author="L’auteur" w:date="2026-04-24T09:20:00Z"/>
              </w:rPr>
            </w:pPr>
            <w:del w:id="2522" w:author="L’auteur" w:date="2026-04-24T09:20:00Z">
              <w:r>
                <w:rPr>
                  <w:rFonts w:ascii="Calibri" w:hAnsi="Calibri"/>
                  <w:sz w:val="20"/>
                </w:rPr>
                <w:delText>9.6</w:delText>
              </w:r>
            </w:del>
          </w:p>
        </w:tc>
        <w:tc>
          <w:tcPr>
            <w:tcW w:w="0" w:type="auto"/>
            <w:tcBorders>
              <w:top w:val="single" w:sz="0" w:space="0" w:color="D3D3D3"/>
              <w:left w:val="single" w:sz="0" w:space="0" w:color="D3D3D3"/>
              <w:bottom w:val="single" w:sz="0" w:space="0" w:color="D3D3D3"/>
              <w:right w:val="single" w:sz="0" w:space="0" w:color="D3D3D3"/>
            </w:tcBorders>
          </w:tcPr>
          <w:p w14:paraId="620E2BFD" w14:textId="77777777" w:rsidR="00B50B46" w:rsidRDefault="00000000">
            <w:pPr>
              <w:keepNext/>
              <w:spacing w:after="60"/>
              <w:jc w:val="center"/>
              <w:rPr>
                <w:del w:id="2523" w:author="L’auteur" w:date="2026-04-24T09:20:00Z"/>
              </w:rPr>
            </w:pPr>
            <w:del w:id="2524" w:author="L’auteur" w:date="2026-04-24T09:20:00Z">
              <w:r>
                <w:rPr>
                  <w:rFonts w:ascii="Calibri" w:hAnsi="Calibri"/>
                  <w:sz w:val="20"/>
                </w:rPr>
                <w:delText>9.2</w:delText>
              </w:r>
            </w:del>
          </w:p>
        </w:tc>
        <w:tc>
          <w:tcPr>
            <w:tcW w:w="0" w:type="auto"/>
            <w:tcBorders>
              <w:top w:val="single" w:sz="0" w:space="0" w:color="D3D3D3"/>
              <w:left w:val="single" w:sz="0" w:space="0" w:color="D3D3D3"/>
              <w:bottom w:val="single" w:sz="0" w:space="0" w:color="D3D3D3"/>
              <w:right w:val="single" w:sz="0" w:space="0" w:color="D3D3D3"/>
            </w:tcBorders>
          </w:tcPr>
          <w:p w14:paraId="54BA67FE" w14:textId="77777777" w:rsidR="00B50B46" w:rsidRDefault="00000000">
            <w:pPr>
              <w:keepNext/>
              <w:spacing w:after="60"/>
              <w:jc w:val="center"/>
              <w:rPr>
                <w:del w:id="2525" w:author="L’auteur" w:date="2026-04-24T09:20:00Z"/>
              </w:rPr>
            </w:pPr>
            <w:del w:id="2526" w:author="L’auteur" w:date="2026-04-24T09:20:00Z">
              <w:r>
                <w:rPr>
                  <w:rFonts w:ascii="Calibri" w:hAnsi="Calibri"/>
                  <w:sz w:val="20"/>
                </w:rPr>
                <w:delText>85.6</w:delText>
              </w:r>
            </w:del>
          </w:p>
        </w:tc>
        <w:tc>
          <w:tcPr>
            <w:tcW w:w="0" w:type="auto"/>
            <w:tcBorders>
              <w:top w:val="single" w:sz="0" w:space="0" w:color="D3D3D3"/>
              <w:left w:val="single" w:sz="0" w:space="0" w:color="D3D3D3"/>
              <w:bottom w:val="single" w:sz="0" w:space="0" w:color="D3D3D3"/>
              <w:right w:val="single" w:sz="0" w:space="0" w:color="D3D3D3"/>
            </w:tcBorders>
          </w:tcPr>
          <w:p w14:paraId="0E34685F" w14:textId="77777777" w:rsidR="00B50B46" w:rsidRDefault="00000000">
            <w:pPr>
              <w:keepNext/>
              <w:spacing w:after="60"/>
              <w:jc w:val="center"/>
              <w:rPr>
                <w:del w:id="2527" w:author="L’auteur" w:date="2026-04-24T09:20:00Z"/>
              </w:rPr>
            </w:pPr>
            <w:del w:id="2528" w:author="L’auteur" w:date="2026-04-24T09:20:00Z">
              <w:r>
                <w:rPr>
                  <w:rFonts w:ascii="Calibri" w:hAnsi="Calibri"/>
                  <w:sz w:val="20"/>
                </w:rPr>
                <w:delText>86.4</w:delText>
              </w:r>
            </w:del>
          </w:p>
        </w:tc>
      </w:tr>
      <w:tr w:rsidR="00B50B46" w14:paraId="2067FB6D" w14:textId="77777777">
        <w:trPr>
          <w:cantSplit/>
          <w:jc w:val="center"/>
          <w:del w:id="2529"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615178B" w14:textId="77777777" w:rsidR="00B50B46" w:rsidRDefault="00000000">
            <w:pPr>
              <w:keepNext/>
              <w:spacing w:after="60"/>
              <w:jc w:val="center"/>
              <w:rPr>
                <w:del w:id="2530" w:author="L’auteur" w:date="2026-04-24T09:20:00Z"/>
              </w:rPr>
            </w:pPr>
            <w:del w:id="2531" w:author="L’auteur" w:date="2026-04-24T09:20:00Z">
              <w:r>
                <w:rPr>
                  <w:rFonts w:ascii="Calibri" w:hAnsi="Calibri"/>
                  <w:sz w:val="20"/>
                </w:rPr>
                <w:delText>Uzbekistan</w:delText>
              </w:r>
            </w:del>
          </w:p>
        </w:tc>
        <w:tc>
          <w:tcPr>
            <w:tcW w:w="0" w:type="auto"/>
            <w:tcBorders>
              <w:top w:val="single" w:sz="0" w:space="0" w:color="D3D3D3"/>
              <w:left w:val="single" w:sz="0" w:space="0" w:color="D3D3D3"/>
              <w:bottom w:val="single" w:sz="0" w:space="0" w:color="D3D3D3"/>
              <w:right w:val="single" w:sz="0" w:space="0" w:color="D3D3D3"/>
            </w:tcBorders>
          </w:tcPr>
          <w:p w14:paraId="52351147" w14:textId="77777777" w:rsidR="00B50B46" w:rsidRDefault="00000000">
            <w:pPr>
              <w:keepNext/>
              <w:spacing w:after="60"/>
              <w:jc w:val="center"/>
              <w:rPr>
                <w:del w:id="2532" w:author="L’auteur" w:date="2026-04-24T09:20:00Z"/>
              </w:rPr>
            </w:pPr>
            <w:del w:id="2533" w:author="L’auteur" w:date="2026-04-24T09:20: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58E4AC34" w14:textId="77777777" w:rsidR="00B50B46" w:rsidRDefault="00000000">
            <w:pPr>
              <w:keepNext/>
              <w:spacing w:after="60"/>
              <w:jc w:val="center"/>
              <w:rPr>
                <w:del w:id="2534" w:author="L’auteur" w:date="2026-04-24T09:20:00Z"/>
              </w:rPr>
            </w:pPr>
            <w:del w:id="2535" w:author="L’auteur" w:date="2026-04-24T09:20:00Z">
              <w:r>
                <w:rPr>
                  <w:rFonts w:ascii="Calibri" w:hAnsi="Calibri"/>
                  <w:sz w:val="20"/>
                </w:rPr>
                <w:delText>7.9</w:delText>
              </w:r>
            </w:del>
          </w:p>
        </w:tc>
        <w:tc>
          <w:tcPr>
            <w:tcW w:w="0" w:type="auto"/>
            <w:tcBorders>
              <w:top w:val="single" w:sz="0" w:space="0" w:color="D3D3D3"/>
              <w:left w:val="single" w:sz="0" w:space="0" w:color="D3D3D3"/>
              <w:bottom w:val="single" w:sz="0" w:space="0" w:color="D3D3D3"/>
              <w:right w:val="single" w:sz="0" w:space="0" w:color="D3D3D3"/>
            </w:tcBorders>
          </w:tcPr>
          <w:p w14:paraId="57AF37CE" w14:textId="77777777" w:rsidR="00B50B46" w:rsidRDefault="00000000">
            <w:pPr>
              <w:keepNext/>
              <w:spacing w:after="60"/>
              <w:jc w:val="center"/>
              <w:rPr>
                <w:del w:id="2536" w:author="L’auteur" w:date="2026-04-24T09:20:00Z"/>
              </w:rPr>
            </w:pPr>
            <w:del w:id="2537" w:author="L’auteur" w:date="2026-04-24T09:20:00Z">
              <w:r>
                <w:rPr>
                  <w:rFonts w:ascii="Calibri" w:hAnsi="Calibri"/>
                  <w:sz w:val="20"/>
                </w:rPr>
                <w:delText>8.1</w:delText>
              </w:r>
            </w:del>
          </w:p>
        </w:tc>
        <w:tc>
          <w:tcPr>
            <w:tcW w:w="0" w:type="auto"/>
            <w:tcBorders>
              <w:top w:val="single" w:sz="0" w:space="0" w:color="D3D3D3"/>
              <w:left w:val="single" w:sz="0" w:space="0" w:color="D3D3D3"/>
              <w:bottom w:val="single" w:sz="0" w:space="0" w:color="D3D3D3"/>
              <w:right w:val="single" w:sz="0" w:space="0" w:color="D3D3D3"/>
            </w:tcBorders>
          </w:tcPr>
          <w:p w14:paraId="77FCCFC5" w14:textId="77777777" w:rsidR="00B50B46" w:rsidRDefault="00000000">
            <w:pPr>
              <w:keepNext/>
              <w:spacing w:after="60"/>
              <w:jc w:val="center"/>
              <w:rPr>
                <w:del w:id="2538" w:author="L’auteur" w:date="2026-04-24T09:20:00Z"/>
              </w:rPr>
            </w:pPr>
            <w:del w:id="2539" w:author="L’auteur" w:date="2026-04-24T09:20: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38BBB506" w14:textId="77777777" w:rsidR="00B50B46" w:rsidRDefault="00000000">
            <w:pPr>
              <w:keepNext/>
              <w:spacing w:after="60"/>
              <w:jc w:val="center"/>
              <w:rPr>
                <w:del w:id="2540" w:author="L’auteur" w:date="2026-04-24T09:20:00Z"/>
              </w:rPr>
            </w:pPr>
            <w:del w:id="2541"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141C75C8" w14:textId="77777777" w:rsidR="00B50B46" w:rsidRDefault="00000000">
            <w:pPr>
              <w:keepNext/>
              <w:spacing w:after="60"/>
              <w:jc w:val="center"/>
              <w:rPr>
                <w:del w:id="2542" w:author="L’auteur" w:date="2026-04-24T09:20:00Z"/>
              </w:rPr>
            </w:pPr>
            <w:del w:id="2543" w:author="L’auteur" w:date="2026-04-24T09:20: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22DF41E4" w14:textId="77777777" w:rsidR="00B50B46" w:rsidRDefault="00000000">
            <w:pPr>
              <w:keepNext/>
              <w:spacing w:after="60"/>
              <w:jc w:val="center"/>
              <w:rPr>
                <w:del w:id="2544" w:author="L’auteur" w:date="2026-04-24T09:20:00Z"/>
              </w:rPr>
            </w:pPr>
            <w:del w:id="2545" w:author="L’auteur" w:date="2026-04-24T09:20: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69EF7F33" w14:textId="77777777" w:rsidR="00B50B46" w:rsidRDefault="00000000">
            <w:pPr>
              <w:keepNext/>
              <w:spacing w:after="60"/>
              <w:jc w:val="center"/>
              <w:rPr>
                <w:del w:id="2546" w:author="L’auteur" w:date="2026-04-24T09:20:00Z"/>
              </w:rPr>
            </w:pPr>
            <w:del w:id="2547" w:author="L’auteur" w:date="2026-04-24T09:20:00Z">
              <w:r>
                <w:rPr>
                  <w:rFonts w:ascii="Calibri" w:hAnsi="Calibri"/>
                  <w:sz w:val="20"/>
                </w:rPr>
                <w:delText>10.0</w:delText>
              </w:r>
            </w:del>
          </w:p>
        </w:tc>
        <w:tc>
          <w:tcPr>
            <w:tcW w:w="0" w:type="auto"/>
            <w:tcBorders>
              <w:top w:val="single" w:sz="0" w:space="0" w:color="D3D3D3"/>
              <w:left w:val="single" w:sz="0" w:space="0" w:color="D3D3D3"/>
              <w:bottom w:val="single" w:sz="0" w:space="0" w:color="D3D3D3"/>
              <w:right w:val="single" w:sz="0" w:space="0" w:color="D3D3D3"/>
            </w:tcBorders>
          </w:tcPr>
          <w:p w14:paraId="23EFAA49" w14:textId="77777777" w:rsidR="00B50B46" w:rsidRDefault="00000000">
            <w:pPr>
              <w:keepNext/>
              <w:spacing w:after="60"/>
              <w:jc w:val="center"/>
              <w:rPr>
                <w:del w:id="2548" w:author="L’auteur" w:date="2026-04-24T09:20:00Z"/>
              </w:rPr>
            </w:pPr>
            <w:del w:id="2549"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3C64756E" w14:textId="77777777" w:rsidR="00B50B46" w:rsidRDefault="00000000">
            <w:pPr>
              <w:keepNext/>
              <w:spacing w:after="60"/>
              <w:jc w:val="center"/>
              <w:rPr>
                <w:del w:id="2550" w:author="L’auteur" w:date="2026-04-24T09:20:00Z"/>
              </w:rPr>
            </w:pPr>
            <w:del w:id="2551"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74F9DEAA" w14:textId="77777777" w:rsidR="00B50B46" w:rsidRDefault="00000000">
            <w:pPr>
              <w:keepNext/>
              <w:spacing w:after="60"/>
              <w:jc w:val="center"/>
              <w:rPr>
                <w:del w:id="2552" w:author="L’auteur" w:date="2026-04-24T09:20:00Z"/>
              </w:rPr>
            </w:pPr>
            <w:del w:id="2553" w:author="L’auteur" w:date="2026-04-24T09:20:00Z">
              <w:r>
                <w:rPr>
                  <w:rFonts w:ascii="Calibri" w:hAnsi="Calibri"/>
                  <w:sz w:val="20"/>
                </w:rPr>
                <w:delText>4.9</w:delText>
              </w:r>
            </w:del>
          </w:p>
        </w:tc>
        <w:tc>
          <w:tcPr>
            <w:tcW w:w="0" w:type="auto"/>
            <w:tcBorders>
              <w:top w:val="single" w:sz="0" w:space="0" w:color="D3D3D3"/>
              <w:left w:val="single" w:sz="0" w:space="0" w:color="D3D3D3"/>
              <w:bottom w:val="single" w:sz="0" w:space="0" w:color="D3D3D3"/>
              <w:right w:val="single" w:sz="0" w:space="0" w:color="D3D3D3"/>
            </w:tcBorders>
          </w:tcPr>
          <w:p w14:paraId="30E01A91" w14:textId="77777777" w:rsidR="00B50B46" w:rsidRDefault="00000000">
            <w:pPr>
              <w:keepNext/>
              <w:spacing w:after="60"/>
              <w:jc w:val="center"/>
              <w:rPr>
                <w:del w:id="2554" w:author="L’auteur" w:date="2026-04-24T09:20:00Z"/>
              </w:rPr>
            </w:pPr>
            <w:del w:id="2555" w:author="L’auteur" w:date="2026-04-24T09:20:00Z">
              <w:r>
                <w:rPr>
                  <w:rFonts w:ascii="Calibri" w:hAnsi="Calibri"/>
                  <w:sz w:val="20"/>
                </w:rPr>
                <w:delText>10.6</w:delText>
              </w:r>
            </w:del>
          </w:p>
        </w:tc>
      </w:tr>
      <w:tr w:rsidR="00B50B46" w14:paraId="543586EC" w14:textId="77777777">
        <w:trPr>
          <w:cantSplit/>
          <w:jc w:val="center"/>
          <w:del w:id="2556"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50255AC4" w14:textId="77777777" w:rsidR="00B50B46" w:rsidRDefault="00000000">
            <w:pPr>
              <w:keepNext/>
              <w:spacing w:after="60"/>
              <w:jc w:val="center"/>
              <w:rPr>
                <w:del w:id="2557" w:author="L’auteur" w:date="2026-04-24T09:20:00Z"/>
              </w:rPr>
            </w:pPr>
            <w:del w:id="2558" w:author="L’auteur" w:date="2026-04-24T09:20:00Z">
              <w:r>
                <w:rPr>
                  <w:rFonts w:ascii="Calibri" w:hAnsi="Calibri"/>
                  <w:sz w:val="20"/>
                </w:rPr>
                <w:delText>Vanuatu</w:delText>
              </w:r>
            </w:del>
          </w:p>
        </w:tc>
        <w:tc>
          <w:tcPr>
            <w:tcW w:w="0" w:type="auto"/>
            <w:tcBorders>
              <w:top w:val="single" w:sz="0" w:space="0" w:color="D3D3D3"/>
              <w:left w:val="single" w:sz="0" w:space="0" w:color="D3D3D3"/>
              <w:bottom w:val="single" w:sz="0" w:space="0" w:color="D3D3D3"/>
              <w:right w:val="single" w:sz="0" w:space="0" w:color="D3D3D3"/>
            </w:tcBorders>
          </w:tcPr>
          <w:p w14:paraId="4417E6B2" w14:textId="77777777" w:rsidR="00B50B46" w:rsidRDefault="00000000">
            <w:pPr>
              <w:keepNext/>
              <w:spacing w:after="60"/>
              <w:jc w:val="center"/>
              <w:rPr>
                <w:del w:id="2559" w:author="L’auteur" w:date="2026-04-24T09:20:00Z"/>
              </w:rPr>
            </w:pPr>
            <w:del w:id="2560" w:author="L’auteur" w:date="2026-04-24T09:20:00Z">
              <w:r>
                <w:rPr>
                  <w:rFonts w:ascii="Calibri" w:hAnsi="Calibri"/>
                  <w:sz w:val="20"/>
                </w:rPr>
                <w:delText>3.9</w:delText>
              </w:r>
            </w:del>
          </w:p>
        </w:tc>
        <w:tc>
          <w:tcPr>
            <w:tcW w:w="0" w:type="auto"/>
            <w:tcBorders>
              <w:top w:val="single" w:sz="0" w:space="0" w:color="D3D3D3"/>
              <w:left w:val="single" w:sz="0" w:space="0" w:color="D3D3D3"/>
              <w:bottom w:val="single" w:sz="0" w:space="0" w:color="D3D3D3"/>
              <w:right w:val="single" w:sz="0" w:space="0" w:color="D3D3D3"/>
            </w:tcBorders>
          </w:tcPr>
          <w:p w14:paraId="63FA1E2B" w14:textId="77777777" w:rsidR="00B50B46" w:rsidRDefault="00000000">
            <w:pPr>
              <w:keepNext/>
              <w:spacing w:after="60"/>
              <w:jc w:val="center"/>
              <w:rPr>
                <w:del w:id="2561" w:author="L’auteur" w:date="2026-04-24T09:20:00Z"/>
              </w:rPr>
            </w:pPr>
            <w:del w:id="2562" w:author="L’auteur" w:date="2026-04-24T09:20:00Z">
              <w:r>
                <w:rPr>
                  <w:rFonts w:ascii="Calibri" w:hAnsi="Calibri"/>
                  <w:sz w:val="20"/>
                </w:rPr>
                <w:delText>3.9</w:delText>
              </w:r>
            </w:del>
          </w:p>
        </w:tc>
        <w:tc>
          <w:tcPr>
            <w:tcW w:w="0" w:type="auto"/>
            <w:tcBorders>
              <w:top w:val="single" w:sz="0" w:space="0" w:color="D3D3D3"/>
              <w:left w:val="single" w:sz="0" w:space="0" w:color="D3D3D3"/>
              <w:bottom w:val="single" w:sz="0" w:space="0" w:color="D3D3D3"/>
              <w:right w:val="single" w:sz="0" w:space="0" w:color="D3D3D3"/>
            </w:tcBorders>
          </w:tcPr>
          <w:p w14:paraId="0D6439DB" w14:textId="77777777" w:rsidR="00B50B46" w:rsidRDefault="00000000">
            <w:pPr>
              <w:keepNext/>
              <w:spacing w:after="60"/>
              <w:jc w:val="center"/>
              <w:rPr>
                <w:del w:id="2563" w:author="L’auteur" w:date="2026-04-24T09:20:00Z"/>
              </w:rPr>
            </w:pPr>
            <w:del w:id="2564" w:author="L’auteur" w:date="2026-04-24T09:20:00Z">
              <w:r>
                <w:rPr>
                  <w:rFonts w:ascii="Calibri" w:hAnsi="Calibri"/>
                  <w:sz w:val="20"/>
                </w:rPr>
                <w:delText>37.0</w:delText>
              </w:r>
            </w:del>
          </w:p>
        </w:tc>
        <w:tc>
          <w:tcPr>
            <w:tcW w:w="0" w:type="auto"/>
            <w:tcBorders>
              <w:top w:val="single" w:sz="0" w:space="0" w:color="D3D3D3"/>
              <w:left w:val="single" w:sz="0" w:space="0" w:color="D3D3D3"/>
              <w:bottom w:val="single" w:sz="0" w:space="0" w:color="D3D3D3"/>
              <w:right w:val="single" w:sz="0" w:space="0" w:color="D3D3D3"/>
            </w:tcBorders>
          </w:tcPr>
          <w:p w14:paraId="590C3F0E" w14:textId="77777777" w:rsidR="00B50B46" w:rsidRDefault="00000000">
            <w:pPr>
              <w:keepNext/>
              <w:spacing w:after="60"/>
              <w:jc w:val="center"/>
              <w:rPr>
                <w:del w:id="2565" w:author="L’auteur" w:date="2026-04-24T09:20:00Z"/>
              </w:rPr>
            </w:pPr>
            <w:del w:id="2566" w:author="L’auteur" w:date="2026-04-24T09:20:00Z">
              <w:r>
                <w:rPr>
                  <w:rFonts w:ascii="Calibri" w:hAnsi="Calibri"/>
                  <w:sz w:val="20"/>
                </w:rPr>
                <w:delText>37.0</w:delText>
              </w:r>
            </w:del>
          </w:p>
        </w:tc>
        <w:tc>
          <w:tcPr>
            <w:tcW w:w="0" w:type="auto"/>
            <w:tcBorders>
              <w:top w:val="single" w:sz="0" w:space="0" w:color="D3D3D3"/>
              <w:left w:val="single" w:sz="0" w:space="0" w:color="D3D3D3"/>
              <w:bottom w:val="single" w:sz="0" w:space="0" w:color="D3D3D3"/>
              <w:right w:val="single" w:sz="0" w:space="0" w:color="D3D3D3"/>
            </w:tcBorders>
          </w:tcPr>
          <w:p w14:paraId="45DBD447" w14:textId="77777777" w:rsidR="00B50B46" w:rsidRDefault="00000000">
            <w:pPr>
              <w:keepNext/>
              <w:spacing w:after="60"/>
              <w:jc w:val="center"/>
              <w:rPr>
                <w:del w:id="2567" w:author="L’auteur" w:date="2026-04-24T09:20:00Z"/>
              </w:rPr>
            </w:pPr>
            <w:del w:id="2568" w:author="L’auteur" w:date="2026-04-24T09:20: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D6B799E" w14:textId="77777777" w:rsidR="00B50B46" w:rsidRDefault="00000000">
            <w:pPr>
              <w:keepNext/>
              <w:spacing w:after="60"/>
              <w:jc w:val="center"/>
              <w:rPr>
                <w:del w:id="2569" w:author="L’auteur" w:date="2026-04-24T09:20:00Z"/>
              </w:rPr>
            </w:pPr>
            <w:del w:id="2570" w:author="L’auteur" w:date="2026-04-24T09:20: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F25635D" w14:textId="77777777" w:rsidR="00B50B46" w:rsidRDefault="00000000">
            <w:pPr>
              <w:keepNext/>
              <w:spacing w:after="60"/>
              <w:jc w:val="center"/>
              <w:rPr>
                <w:del w:id="2571" w:author="L’auteur" w:date="2026-04-24T09:20:00Z"/>
              </w:rPr>
            </w:pPr>
            <w:del w:id="2572" w:author="L’auteur" w:date="2026-04-24T09:20: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1861ACC5" w14:textId="77777777" w:rsidR="00B50B46" w:rsidRDefault="00000000">
            <w:pPr>
              <w:keepNext/>
              <w:spacing w:after="60"/>
              <w:jc w:val="center"/>
              <w:rPr>
                <w:del w:id="2573" w:author="L’auteur" w:date="2026-04-24T09:20:00Z"/>
              </w:rPr>
            </w:pPr>
            <w:del w:id="2574" w:author="L’auteur" w:date="2026-04-24T09:20: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762DCE11" w14:textId="77777777" w:rsidR="00B50B46" w:rsidRDefault="00000000">
            <w:pPr>
              <w:keepNext/>
              <w:spacing w:after="60"/>
              <w:jc w:val="center"/>
              <w:rPr>
                <w:del w:id="2575" w:author="L’auteur" w:date="2026-04-24T09:20:00Z"/>
              </w:rPr>
            </w:pPr>
            <w:del w:id="2576" w:author="L’auteur" w:date="2026-04-24T09:20: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6474D79" w14:textId="77777777" w:rsidR="00B50B46" w:rsidRDefault="00000000">
            <w:pPr>
              <w:keepNext/>
              <w:spacing w:after="60"/>
              <w:jc w:val="center"/>
              <w:rPr>
                <w:del w:id="2577" w:author="L’auteur" w:date="2026-04-24T09:20:00Z"/>
              </w:rPr>
            </w:pPr>
            <w:del w:id="2578" w:author="L’auteur" w:date="2026-04-24T09:20: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0873F8FF" w14:textId="77777777" w:rsidR="00B50B46" w:rsidRDefault="00000000">
            <w:pPr>
              <w:keepNext/>
              <w:spacing w:after="60"/>
              <w:jc w:val="center"/>
              <w:rPr>
                <w:del w:id="2579" w:author="L’auteur" w:date="2026-04-24T09:20:00Z"/>
              </w:rPr>
            </w:pPr>
            <w:del w:id="2580" w:author="L’auteur" w:date="2026-04-24T09:20:00Z">
              <w:r>
                <w:rPr>
                  <w:rFonts w:ascii="Calibri" w:hAnsi="Calibri"/>
                  <w:sz w:val="20"/>
                </w:rPr>
                <w:delText>48.1</w:delText>
              </w:r>
            </w:del>
          </w:p>
        </w:tc>
        <w:tc>
          <w:tcPr>
            <w:tcW w:w="0" w:type="auto"/>
            <w:tcBorders>
              <w:top w:val="single" w:sz="0" w:space="0" w:color="D3D3D3"/>
              <w:left w:val="single" w:sz="0" w:space="0" w:color="D3D3D3"/>
              <w:bottom w:val="single" w:sz="0" w:space="0" w:color="D3D3D3"/>
              <w:right w:val="single" w:sz="0" w:space="0" w:color="D3D3D3"/>
            </w:tcBorders>
          </w:tcPr>
          <w:p w14:paraId="64240089" w14:textId="77777777" w:rsidR="00B50B46" w:rsidRDefault="00000000">
            <w:pPr>
              <w:keepNext/>
              <w:spacing w:after="60"/>
              <w:jc w:val="center"/>
              <w:rPr>
                <w:del w:id="2581" w:author="L’auteur" w:date="2026-04-24T09:20:00Z"/>
              </w:rPr>
            </w:pPr>
            <w:del w:id="2582" w:author="L’auteur" w:date="2026-04-24T09:20:00Z">
              <w:r>
                <w:rPr>
                  <w:rFonts w:ascii="Calibri" w:hAnsi="Calibri"/>
                  <w:sz w:val="20"/>
                </w:rPr>
                <w:delText>55.2</w:delText>
              </w:r>
            </w:del>
          </w:p>
        </w:tc>
      </w:tr>
      <w:tr w:rsidR="00B50B46" w14:paraId="0B131DC3" w14:textId="77777777">
        <w:trPr>
          <w:cantSplit/>
          <w:jc w:val="center"/>
          <w:del w:id="2583"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485EEF1" w14:textId="77777777" w:rsidR="00B50B46" w:rsidRDefault="00000000">
            <w:pPr>
              <w:keepNext/>
              <w:spacing w:after="60"/>
              <w:jc w:val="center"/>
              <w:rPr>
                <w:del w:id="2584" w:author="L’auteur" w:date="2026-04-24T09:20:00Z"/>
              </w:rPr>
            </w:pPr>
            <w:del w:id="2585" w:author="L’auteur" w:date="2026-04-24T09:20:00Z">
              <w:r>
                <w:rPr>
                  <w:rFonts w:ascii="Calibri" w:hAnsi="Calibri"/>
                  <w:sz w:val="20"/>
                </w:rPr>
                <w:delText>Viet Nam</w:delText>
              </w:r>
            </w:del>
          </w:p>
        </w:tc>
        <w:tc>
          <w:tcPr>
            <w:tcW w:w="0" w:type="auto"/>
            <w:tcBorders>
              <w:top w:val="single" w:sz="0" w:space="0" w:color="D3D3D3"/>
              <w:left w:val="single" w:sz="0" w:space="0" w:color="D3D3D3"/>
              <w:bottom w:val="single" w:sz="0" w:space="0" w:color="D3D3D3"/>
              <w:right w:val="single" w:sz="0" w:space="0" w:color="D3D3D3"/>
            </w:tcBorders>
          </w:tcPr>
          <w:p w14:paraId="412C59E9" w14:textId="77777777" w:rsidR="00B50B46" w:rsidRDefault="00000000">
            <w:pPr>
              <w:keepNext/>
              <w:spacing w:after="60"/>
              <w:jc w:val="center"/>
              <w:rPr>
                <w:del w:id="2586" w:author="L’auteur" w:date="2026-04-24T09:20:00Z"/>
              </w:rPr>
            </w:pPr>
            <w:del w:id="2587" w:author="L’auteur" w:date="2026-04-24T09:20:00Z">
              <w:r>
                <w:rPr>
                  <w:rFonts w:ascii="Calibri" w:hAnsi="Calibri"/>
                  <w:sz w:val="20"/>
                </w:rPr>
                <w:delText>1.9</w:delText>
              </w:r>
            </w:del>
          </w:p>
        </w:tc>
        <w:tc>
          <w:tcPr>
            <w:tcW w:w="0" w:type="auto"/>
            <w:tcBorders>
              <w:top w:val="single" w:sz="0" w:space="0" w:color="D3D3D3"/>
              <w:left w:val="single" w:sz="0" w:space="0" w:color="D3D3D3"/>
              <w:bottom w:val="single" w:sz="0" w:space="0" w:color="D3D3D3"/>
              <w:right w:val="single" w:sz="0" w:space="0" w:color="D3D3D3"/>
            </w:tcBorders>
          </w:tcPr>
          <w:p w14:paraId="5D8208A0" w14:textId="77777777" w:rsidR="00B50B46" w:rsidRDefault="00000000">
            <w:pPr>
              <w:keepNext/>
              <w:spacing w:after="60"/>
              <w:jc w:val="center"/>
              <w:rPr>
                <w:del w:id="2588" w:author="L’auteur" w:date="2026-04-24T09:20:00Z"/>
              </w:rPr>
            </w:pPr>
            <w:del w:id="2589" w:author="L’auteur" w:date="2026-04-24T09:20:00Z">
              <w:r>
                <w:rPr>
                  <w:rFonts w:ascii="Calibri" w:hAnsi="Calibri"/>
                  <w:sz w:val="20"/>
                </w:rPr>
                <w:delText>7.6</w:delText>
              </w:r>
            </w:del>
          </w:p>
        </w:tc>
        <w:tc>
          <w:tcPr>
            <w:tcW w:w="0" w:type="auto"/>
            <w:tcBorders>
              <w:top w:val="single" w:sz="0" w:space="0" w:color="D3D3D3"/>
              <w:left w:val="single" w:sz="0" w:space="0" w:color="D3D3D3"/>
              <w:bottom w:val="single" w:sz="0" w:space="0" w:color="D3D3D3"/>
              <w:right w:val="single" w:sz="0" w:space="0" w:color="D3D3D3"/>
            </w:tcBorders>
          </w:tcPr>
          <w:p w14:paraId="6091B8D1" w14:textId="77777777" w:rsidR="00B50B46" w:rsidRDefault="00000000">
            <w:pPr>
              <w:keepNext/>
              <w:spacing w:after="60"/>
              <w:jc w:val="center"/>
              <w:rPr>
                <w:del w:id="2590" w:author="L’auteur" w:date="2026-04-24T09:20:00Z"/>
              </w:rPr>
            </w:pPr>
            <w:del w:id="2591" w:author="L’auteur" w:date="2026-04-24T09:20: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516C09D5" w14:textId="77777777" w:rsidR="00B50B46" w:rsidRDefault="00000000">
            <w:pPr>
              <w:keepNext/>
              <w:spacing w:after="60"/>
              <w:jc w:val="center"/>
              <w:rPr>
                <w:del w:id="2592" w:author="L’auteur" w:date="2026-04-24T09:20:00Z"/>
              </w:rPr>
            </w:pPr>
            <w:del w:id="2593" w:author="L’auteur" w:date="2026-04-24T09:20:00Z">
              <w:r>
                <w:rPr>
                  <w:rFonts w:ascii="Calibri" w:hAnsi="Calibri"/>
                  <w:sz w:val="20"/>
                </w:rPr>
                <w:delText>40.1</w:delText>
              </w:r>
            </w:del>
          </w:p>
        </w:tc>
        <w:tc>
          <w:tcPr>
            <w:tcW w:w="0" w:type="auto"/>
            <w:tcBorders>
              <w:top w:val="single" w:sz="0" w:space="0" w:color="D3D3D3"/>
              <w:left w:val="single" w:sz="0" w:space="0" w:color="D3D3D3"/>
              <w:bottom w:val="single" w:sz="0" w:space="0" w:color="D3D3D3"/>
              <w:right w:val="single" w:sz="0" w:space="0" w:color="D3D3D3"/>
            </w:tcBorders>
          </w:tcPr>
          <w:p w14:paraId="38C21D66" w14:textId="77777777" w:rsidR="00B50B46" w:rsidRDefault="00000000">
            <w:pPr>
              <w:keepNext/>
              <w:spacing w:after="60"/>
              <w:jc w:val="center"/>
              <w:rPr>
                <w:del w:id="2594" w:author="L’auteur" w:date="2026-04-24T09:20:00Z"/>
              </w:rPr>
            </w:pPr>
            <w:del w:id="2595"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09EEB6E9" w14:textId="77777777" w:rsidR="00B50B46" w:rsidRDefault="00000000">
            <w:pPr>
              <w:keepNext/>
              <w:spacing w:after="60"/>
              <w:jc w:val="center"/>
              <w:rPr>
                <w:del w:id="2596" w:author="L’auteur" w:date="2026-04-24T09:20:00Z"/>
              </w:rPr>
            </w:pPr>
            <w:del w:id="2597"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25EBCEDB" w14:textId="77777777" w:rsidR="00B50B46" w:rsidRDefault="00000000">
            <w:pPr>
              <w:keepNext/>
              <w:spacing w:after="60"/>
              <w:jc w:val="center"/>
              <w:rPr>
                <w:del w:id="2598" w:author="L’auteur" w:date="2026-04-24T09:20:00Z"/>
              </w:rPr>
            </w:pPr>
            <w:del w:id="2599" w:author="L’auteur" w:date="2026-04-24T09:20: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626B629A" w14:textId="77777777" w:rsidR="00B50B46" w:rsidRDefault="00000000">
            <w:pPr>
              <w:keepNext/>
              <w:spacing w:after="60"/>
              <w:jc w:val="center"/>
              <w:rPr>
                <w:del w:id="2600" w:author="L’auteur" w:date="2026-04-24T09:20:00Z"/>
              </w:rPr>
            </w:pPr>
            <w:del w:id="2601" w:author="L’auteur" w:date="2026-04-24T09:20:00Z">
              <w:r>
                <w:rPr>
                  <w:rFonts w:ascii="Calibri" w:hAnsi="Calibri"/>
                  <w:sz w:val="20"/>
                </w:rPr>
                <w:delText>20.4</w:delText>
              </w:r>
            </w:del>
          </w:p>
        </w:tc>
        <w:tc>
          <w:tcPr>
            <w:tcW w:w="0" w:type="auto"/>
            <w:tcBorders>
              <w:top w:val="single" w:sz="0" w:space="0" w:color="D3D3D3"/>
              <w:left w:val="single" w:sz="0" w:space="0" w:color="D3D3D3"/>
              <w:bottom w:val="single" w:sz="0" w:space="0" w:color="D3D3D3"/>
              <w:right w:val="single" w:sz="0" w:space="0" w:color="D3D3D3"/>
            </w:tcBorders>
          </w:tcPr>
          <w:p w14:paraId="4CB28CE1" w14:textId="77777777" w:rsidR="00B50B46" w:rsidRDefault="00000000">
            <w:pPr>
              <w:keepNext/>
              <w:spacing w:after="60"/>
              <w:jc w:val="center"/>
              <w:rPr>
                <w:del w:id="2602" w:author="L’auteur" w:date="2026-04-24T09:20:00Z"/>
              </w:rPr>
            </w:pPr>
            <w:del w:id="2603" w:author="L’auteur" w:date="2026-04-24T09:20: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78D372E5" w14:textId="77777777" w:rsidR="00B50B46" w:rsidRDefault="00000000">
            <w:pPr>
              <w:keepNext/>
              <w:spacing w:after="60"/>
              <w:jc w:val="center"/>
              <w:rPr>
                <w:del w:id="2604" w:author="L’auteur" w:date="2026-04-24T09:20:00Z"/>
              </w:rPr>
            </w:pPr>
            <w:del w:id="2605" w:author="L’auteur" w:date="2026-04-24T09:20: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62EBAF41" w14:textId="77777777" w:rsidR="00B50B46" w:rsidRDefault="00000000">
            <w:pPr>
              <w:keepNext/>
              <w:spacing w:after="60"/>
              <w:jc w:val="center"/>
              <w:rPr>
                <w:del w:id="2606" w:author="L’auteur" w:date="2026-04-24T09:20:00Z"/>
              </w:rPr>
            </w:pPr>
            <w:del w:id="2607" w:author="L’auteur" w:date="2026-04-24T09:20: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06AF3865" w14:textId="77777777" w:rsidR="00B50B46" w:rsidRDefault="00000000">
            <w:pPr>
              <w:keepNext/>
              <w:spacing w:after="60"/>
              <w:jc w:val="center"/>
              <w:rPr>
                <w:del w:id="2608" w:author="L’auteur" w:date="2026-04-24T09:20:00Z"/>
              </w:rPr>
            </w:pPr>
            <w:del w:id="2609" w:author="L’auteur" w:date="2026-04-24T09:20:00Z">
              <w:r>
                <w:rPr>
                  <w:rFonts w:ascii="Calibri" w:hAnsi="Calibri"/>
                  <w:sz w:val="20"/>
                </w:rPr>
                <w:delText>21.9</w:delText>
              </w:r>
            </w:del>
          </w:p>
        </w:tc>
      </w:tr>
      <w:tr w:rsidR="00B50B46" w14:paraId="27C78459" w14:textId="77777777">
        <w:trPr>
          <w:cantSplit/>
          <w:jc w:val="center"/>
          <w:del w:id="2610"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7769759D" w14:textId="77777777" w:rsidR="00B50B46" w:rsidRDefault="00000000">
            <w:pPr>
              <w:keepNext/>
              <w:spacing w:after="60"/>
              <w:jc w:val="center"/>
              <w:rPr>
                <w:del w:id="2611" w:author="L’auteur" w:date="2026-04-24T09:20:00Z"/>
              </w:rPr>
            </w:pPr>
            <w:del w:id="2612" w:author="L’auteur" w:date="2026-04-24T09:20:00Z">
              <w:r>
                <w:rPr>
                  <w:rFonts w:ascii="Calibri" w:hAnsi="Calibri"/>
                  <w:sz w:val="20"/>
                </w:rPr>
                <w:delText>Yemen, Rep.</w:delText>
              </w:r>
            </w:del>
          </w:p>
        </w:tc>
        <w:tc>
          <w:tcPr>
            <w:tcW w:w="0" w:type="auto"/>
            <w:tcBorders>
              <w:top w:val="single" w:sz="0" w:space="0" w:color="D3D3D3"/>
              <w:left w:val="single" w:sz="0" w:space="0" w:color="D3D3D3"/>
              <w:bottom w:val="single" w:sz="0" w:space="0" w:color="D3D3D3"/>
              <w:right w:val="single" w:sz="0" w:space="0" w:color="D3D3D3"/>
            </w:tcBorders>
          </w:tcPr>
          <w:p w14:paraId="23D1F595" w14:textId="77777777" w:rsidR="00B50B46" w:rsidRDefault="00000000">
            <w:pPr>
              <w:keepNext/>
              <w:spacing w:after="60"/>
              <w:jc w:val="center"/>
              <w:rPr>
                <w:del w:id="2613" w:author="L’auteur" w:date="2026-04-24T09:20:00Z"/>
              </w:rPr>
            </w:pPr>
            <w:del w:id="2614"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48C71E2F" w14:textId="77777777" w:rsidR="00B50B46" w:rsidRDefault="00000000">
            <w:pPr>
              <w:keepNext/>
              <w:spacing w:after="60"/>
              <w:jc w:val="center"/>
              <w:rPr>
                <w:del w:id="2615" w:author="L’auteur" w:date="2026-04-24T09:20:00Z"/>
              </w:rPr>
            </w:pPr>
            <w:del w:id="2616" w:author="L’auteur" w:date="2026-04-24T09:20: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19DDCEBD" w14:textId="77777777" w:rsidR="00B50B46" w:rsidRDefault="00000000">
            <w:pPr>
              <w:keepNext/>
              <w:spacing w:after="60"/>
              <w:jc w:val="center"/>
              <w:rPr>
                <w:del w:id="2617" w:author="L’auteur" w:date="2026-04-24T09:20:00Z"/>
              </w:rPr>
            </w:pPr>
            <w:del w:id="2618" w:author="L’auteur" w:date="2026-04-24T09:20: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6D50DE15" w14:textId="77777777" w:rsidR="00B50B46" w:rsidRDefault="00000000">
            <w:pPr>
              <w:keepNext/>
              <w:spacing w:after="60"/>
              <w:jc w:val="center"/>
              <w:rPr>
                <w:del w:id="2619" w:author="L’auteur" w:date="2026-04-24T09:20:00Z"/>
              </w:rPr>
            </w:pPr>
            <w:del w:id="2620" w:author="L’auteur" w:date="2026-04-24T09:20: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5264B906" w14:textId="77777777" w:rsidR="00B50B46" w:rsidRDefault="00000000">
            <w:pPr>
              <w:keepNext/>
              <w:spacing w:after="60"/>
              <w:jc w:val="center"/>
              <w:rPr>
                <w:del w:id="2621" w:author="L’auteur" w:date="2026-04-24T09:20:00Z"/>
              </w:rPr>
            </w:pPr>
            <w:del w:id="2622"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7D1AFC82" w14:textId="77777777" w:rsidR="00B50B46" w:rsidRDefault="00000000">
            <w:pPr>
              <w:keepNext/>
              <w:spacing w:after="60"/>
              <w:jc w:val="center"/>
              <w:rPr>
                <w:del w:id="2623" w:author="L’auteur" w:date="2026-04-24T09:20:00Z"/>
              </w:rPr>
            </w:pPr>
            <w:del w:id="2624" w:author="L’auteur" w:date="2026-04-24T09:20: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0F56058F" w14:textId="77777777" w:rsidR="00B50B46" w:rsidRDefault="00000000">
            <w:pPr>
              <w:keepNext/>
              <w:spacing w:after="60"/>
              <w:jc w:val="center"/>
              <w:rPr>
                <w:del w:id="2625" w:author="L’auteur" w:date="2026-04-24T09:20:00Z"/>
              </w:rPr>
            </w:pPr>
            <w:del w:id="2626" w:author="L’auteur" w:date="2026-04-24T09:20:00Z">
              <w:r>
                <w:rPr>
                  <w:rFonts w:ascii="Calibri" w:hAnsi="Calibri"/>
                  <w:sz w:val="20"/>
                </w:rPr>
                <w:delText>3.1</w:delText>
              </w:r>
            </w:del>
          </w:p>
        </w:tc>
        <w:tc>
          <w:tcPr>
            <w:tcW w:w="0" w:type="auto"/>
            <w:tcBorders>
              <w:top w:val="single" w:sz="0" w:space="0" w:color="D3D3D3"/>
              <w:left w:val="single" w:sz="0" w:space="0" w:color="D3D3D3"/>
              <w:bottom w:val="single" w:sz="0" w:space="0" w:color="D3D3D3"/>
              <w:right w:val="single" w:sz="0" w:space="0" w:color="D3D3D3"/>
            </w:tcBorders>
          </w:tcPr>
          <w:p w14:paraId="721FFC03" w14:textId="77777777" w:rsidR="00B50B46" w:rsidRDefault="00000000">
            <w:pPr>
              <w:keepNext/>
              <w:spacing w:after="60"/>
              <w:jc w:val="center"/>
              <w:rPr>
                <w:del w:id="2627" w:author="L’auteur" w:date="2026-04-24T09:20:00Z"/>
              </w:rPr>
            </w:pPr>
            <w:del w:id="2628" w:author="L’auteur" w:date="2026-04-24T09:20: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501400B7" w14:textId="77777777" w:rsidR="00B50B46" w:rsidRDefault="00000000">
            <w:pPr>
              <w:keepNext/>
              <w:spacing w:after="60"/>
              <w:jc w:val="center"/>
              <w:rPr>
                <w:del w:id="2629" w:author="L’auteur" w:date="2026-04-24T09:20:00Z"/>
              </w:rPr>
            </w:pPr>
            <w:del w:id="2630" w:author="L’auteur" w:date="2026-04-24T09:20: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2A6C4F9D" w14:textId="77777777" w:rsidR="00B50B46" w:rsidRDefault="00000000">
            <w:pPr>
              <w:keepNext/>
              <w:spacing w:after="60"/>
              <w:jc w:val="center"/>
              <w:rPr>
                <w:del w:id="2631" w:author="L’auteur" w:date="2026-04-24T09:20:00Z"/>
              </w:rPr>
            </w:pPr>
            <w:del w:id="2632" w:author="L’auteur" w:date="2026-04-24T09:20: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1836F96D" w14:textId="77777777" w:rsidR="00B50B46" w:rsidRDefault="00000000">
            <w:pPr>
              <w:keepNext/>
              <w:spacing w:after="60"/>
              <w:jc w:val="center"/>
              <w:rPr>
                <w:del w:id="2633" w:author="L’auteur" w:date="2026-04-24T09:20:00Z"/>
              </w:rPr>
            </w:pPr>
            <w:del w:id="2634" w:author="L’auteur" w:date="2026-04-24T09:20: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100B97B4" w14:textId="77777777" w:rsidR="00B50B46" w:rsidRDefault="00000000">
            <w:pPr>
              <w:keepNext/>
              <w:spacing w:after="60"/>
              <w:jc w:val="center"/>
              <w:rPr>
                <w:del w:id="2635" w:author="L’auteur" w:date="2026-04-24T09:20:00Z"/>
              </w:rPr>
            </w:pPr>
            <w:del w:id="2636" w:author="L’auteur" w:date="2026-04-24T09:20:00Z">
              <w:r>
                <w:rPr>
                  <w:rFonts w:ascii="Calibri" w:hAnsi="Calibri"/>
                  <w:sz w:val="20"/>
                </w:rPr>
                <w:delText>10.4</w:delText>
              </w:r>
            </w:del>
          </w:p>
        </w:tc>
      </w:tr>
      <w:tr w:rsidR="00B50B46" w14:paraId="2C8E7120" w14:textId="77777777">
        <w:trPr>
          <w:cantSplit/>
          <w:jc w:val="center"/>
          <w:del w:id="2637"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2C2D0766" w14:textId="77777777" w:rsidR="00B50B46" w:rsidRDefault="00000000">
            <w:pPr>
              <w:keepNext/>
              <w:spacing w:after="60"/>
              <w:jc w:val="center"/>
              <w:rPr>
                <w:del w:id="2638" w:author="L’auteur" w:date="2026-04-24T09:20:00Z"/>
              </w:rPr>
            </w:pPr>
            <w:del w:id="2639" w:author="L’auteur" w:date="2026-04-24T09:20:00Z">
              <w:r>
                <w:rPr>
                  <w:rFonts w:ascii="Calibri" w:hAnsi="Calibri"/>
                  <w:sz w:val="20"/>
                </w:rPr>
                <w:delText>Zambia</w:delText>
              </w:r>
            </w:del>
          </w:p>
        </w:tc>
        <w:tc>
          <w:tcPr>
            <w:tcW w:w="0" w:type="auto"/>
            <w:tcBorders>
              <w:top w:val="single" w:sz="0" w:space="0" w:color="D3D3D3"/>
              <w:left w:val="single" w:sz="0" w:space="0" w:color="D3D3D3"/>
              <w:bottom w:val="single" w:sz="0" w:space="0" w:color="D3D3D3"/>
              <w:right w:val="single" w:sz="0" w:space="0" w:color="D3D3D3"/>
            </w:tcBorders>
          </w:tcPr>
          <w:p w14:paraId="5681AF51" w14:textId="77777777" w:rsidR="00B50B46" w:rsidRDefault="00000000">
            <w:pPr>
              <w:keepNext/>
              <w:spacing w:after="60"/>
              <w:jc w:val="center"/>
              <w:rPr>
                <w:del w:id="2640" w:author="L’auteur" w:date="2026-04-24T09:20:00Z"/>
              </w:rPr>
            </w:pPr>
            <w:del w:id="2641" w:author="L’auteur" w:date="2026-04-24T09:20:00Z">
              <w:r>
                <w:rPr>
                  <w:rFonts w:ascii="Calibri" w:hAnsi="Calibri"/>
                  <w:sz w:val="20"/>
                </w:rPr>
                <w:delText>38.1</w:delText>
              </w:r>
            </w:del>
          </w:p>
        </w:tc>
        <w:tc>
          <w:tcPr>
            <w:tcW w:w="0" w:type="auto"/>
            <w:tcBorders>
              <w:top w:val="single" w:sz="0" w:space="0" w:color="D3D3D3"/>
              <w:left w:val="single" w:sz="0" w:space="0" w:color="D3D3D3"/>
              <w:bottom w:val="single" w:sz="0" w:space="0" w:color="D3D3D3"/>
              <w:right w:val="single" w:sz="0" w:space="0" w:color="D3D3D3"/>
            </w:tcBorders>
          </w:tcPr>
          <w:p w14:paraId="482F9968" w14:textId="77777777" w:rsidR="00B50B46" w:rsidRDefault="00000000">
            <w:pPr>
              <w:keepNext/>
              <w:spacing w:after="60"/>
              <w:jc w:val="center"/>
              <w:rPr>
                <w:del w:id="2642" w:author="L’auteur" w:date="2026-04-24T09:20:00Z"/>
              </w:rPr>
            </w:pPr>
            <w:del w:id="2643" w:author="L’auteur" w:date="2026-04-24T09:20:00Z">
              <w:r>
                <w:rPr>
                  <w:rFonts w:ascii="Calibri" w:hAnsi="Calibri"/>
                  <w:sz w:val="20"/>
                </w:rPr>
                <w:delText>38.9</w:delText>
              </w:r>
            </w:del>
          </w:p>
        </w:tc>
        <w:tc>
          <w:tcPr>
            <w:tcW w:w="0" w:type="auto"/>
            <w:tcBorders>
              <w:top w:val="single" w:sz="0" w:space="0" w:color="D3D3D3"/>
              <w:left w:val="single" w:sz="0" w:space="0" w:color="D3D3D3"/>
              <w:bottom w:val="single" w:sz="0" w:space="0" w:color="D3D3D3"/>
              <w:right w:val="single" w:sz="0" w:space="0" w:color="D3D3D3"/>
            </w:tcBorders>
          </w:tcPr>
          <w:p w14:paraId="651D0298" w14:textId="77777777" w:rsidR="00B50B46" w:rsidRDefault="00000000">
            <w:pPr>
              <w:keepNext/>
              <w:spacing w:after="60"/>
              <w:jc w:val="center"/>
              <w:rPr>
                <w:del w:id="2644" w:author="L’auteur" w:date="2026-04-24T09:20:00Z"/>
              </w:rPr>
            </w:pPr>
            <w:del w:id="2645" w:author="L’auteur" w:date="2026-04-24T09:20:00Z">
              <w:r>
                <w:rPr>
                  <w:rFonts w:ascii="Calibri" w:hAnsi="Calibri"/>
                  <w:sz w:val="20"/>
                </w:rPr>
                <w:delText>71.3</w:delText>
              </w:r>
            </w:del>
          </w:p>
        </w:tc>
        <w:tc>
          <w:tcPr>
            <w:tcW w:w="0" w:type="auto"/>
            <w:tcBorders>
              <w:top w:val="single" w:sz="0" w:space="0" w:color="D3D3D3"/>
              <w:left w:val="single" w:sz="0" w:space="0" w:color="D3D3D3"/>
              <w:bottom w:val="single" w:sz="0" w:space="0" w:color="D3D3D3"/>
              <w:right w:val="single" w:sz="0" w:space="0" w:color="D3D3D3"/>
            </w:tcBorders>
          </w:tcPr>
          <w:p w14:paraId="24F97CED" w14:textId="77777777" w:rsidR="00B50B46" w:rsidRDefault="00000000">
            <w:pPr>
              <w:keepNext/>
              <w:spacing w:after="60"/>
              <w:jc w:val="center"/>
              <w:rPr>
                <w:del w:id="2646" w:author="L’auteur" w:date="2026-04-24T09:20:00Z"/>
              </w:rPr>
            </w:pPr>
            <w:del w:id="2647" w:author="L’auteur" w:date="2026-04-24T09:20:00Z">
              <w:r>
                <w:rPr>
                  <w:rFonts w:ascii="Calibri" w:hAnsi="Calibri"/>
                  <w:sz w:val="20"/>
                </w:rPr>
                <w:delText>72.1</w:delText>
              </w:r>
            </w:del>
          </w:p>
        </w:tc>
        <w:tc>
          <w:tcPr>
            <w:tcW w:w="0" w:type="auto"/>
            <w:tcBorders>
              <w:top w:val="single" w:sz="0" w:space="0" w:color="D3D3D3"/>
              <w:left w:val="single" w:sz="0" w:space="0" w:color="D3D3D3"/>
              <w:bottom w:val="single" w:sz="0" w:space="0" w:color="D3D3D3"/>
              <w:right w:val="single" w:sz="0" w:space="0" w:color="D3D3D3"/>
            </w:tcBorders>
          </w:tcPr>
          <w:p w14:paraId="123A65AB" w14:textId="77777777" w:rsidR="00B50B46" w:rsidRDefault="00000000">
            <w:pPr>
              <w:keepNext/>
              <w:spacing w:after="60"/>
              <w:jc w:val="center"/>
              <w:rPr>
                <w:del w:id="2648" w:author="L’auteur" w:date="2026-04-24T09:20:00Z"/>
              </w:rPr>
            </w:pPr>
            <w:del w:id="2649" w:author="L’auteur" w:date="2026-04-24T09:20:00Z">
              <w:r>
                <w:rPr>
                  <w:rFonts w:ascii="Calibri" w:hAnsi="Calibri"/>
                  <w:sz w:val="20"/>
                </w:rPr>
                <w:delText>10.5</w:delText>
              </w:r>
            </w:del>
          </w:p>
        </w:tc>
        <w:tc>
          <w:tcPr>
            <w:tcW w:w="0" w:type="auto"/>
            <w:tcBorders>
              <w:top w:val="single" w:sz="0" w:space="0" w:color="D3D3D3"/>
              <w:left w:val="single" w:sz="0" w:space="0" w:color="D3D3D3"/>
              <w:bottom w:val="single" w:sz="0" w:space="0" w:color="D3D3D3"/>
              <w:right w:val="single" w:sz="0" w:space="0" w:color="D3D3D3"/>
            </w:tcBorders>
          </w:tcPr>
          <w:p w14:paraId="655B153B" w14:textId="77777777" w:rsidR="00B50B46" w:rsidRDefault="00000000">
            <w:pPr>
              <w:keepNext/>
              <w:spacing w:after="60"/>
              <w:jc w:val="center"/>
              <w:rPr>
                <w:del w:id="2650" w:author="L’auteur" w:date="2026-04-24T09:20:00Z"/>
              </w:rPr>
            </w:pPr>
            <w:del w:id="2651" w:author="L’auteur" w:date="2026-04-24T09:20:00Z">
              <w:r>
                <w:rPr>
                  <w:rFonts w:ascii="Calibri" w:hAnsi="Calibri"/>
                  <w:sz w:val="20"/>
                </w:rPr>
                <w:delText>10.6</w:delText>
              </w:r>
            </w:del>
          </w:p>
        </w:tc>
        <w:tc>
          <w:tcPr>
            <w:tcW w:w="0" w:type="auto"/>
            <w:tcBorders>
              <w:top w:val="single" w:sz="0" w:space="0" w:color="D3D3D3"/>
              <w:left w:val="single" w:sz="0" w:space="0" w:color="D3D3D3"/>
              <w:bottom w:val="single" w:sz="0" w:space="0" w:color="D3D3D3"/>
              <w:right w:val="single" w:sz="0" w:space="0" w:color="D3D3D3"/>
            </w:tcBorders>
          </w:tcPr>
          <w:p w14:paraId="724A568A" w14:textId="77777777" w:rsidR="00B50B46" w:rsidRDefault="00000000">
            <w:pPr>
              <w:keepNext/>
              <w:spacing w:after="60"/>
              <w:jc w:val="center"/>
              <w:rPr>
                <w:del w:id="2652" w:author="L’auteur" w:date="2026-04-24T09:20:00Z"/>
              </w:rPr>
            </w:pPr>
            <w:del w:id="2653" w:author="L’auteur" w:date="2026-04-24T09:20:00Z">
              <w:r>
                <w:rPr>
                  <w:rFonts w:ascii="Calibri" w:hAnsi="Calibri"/>
                  <w:sz w:val="20"/>
                </w:rPr>
                <w:delText>76.4</w:delText>
              </w:r>
            </w:del>
          </w:p>
        </w:tc>
        <w:tc>
          <w:tcPr>
            <w:tcW w:w="0" w:type="auto"/>
            <w:tcBorders>
              <w:top w:val="single" w:sz="0" w:space="0" w:color="D3D3D3"/>
              <w:left w:val="single" w:sz="0" w:space="0" w:color="D3D3D3"/>
              <w:bottom w:val="single" w:sz="0" w:space="0" w:color="D3D3D3"/>
              <w:right w:val="single" w:sz="0" w:space="0" w:color="D3D3D3"/>
            </w:tcBorders>
          </w:tcPr>
          <w:p w14:paraId="28E6F1BB" w14:textId="77777777" w:rsidR="00B50B46" w:rsidRDefault="00000000">
            <w:pPr>
              <w:keepNext/>
              <w:spacing w:after="60"/>
              <w:jc w:val="center"/>
              <w:rPr>
                <w:del w:id="2654" w:author="L’auteur" w:date="2026-04-24T09:20:00Z"/>
              </w:rPr>
            </w:pPr>
            <w:del w:id="2655" w:author="L’auteur" w:date="2026-04-24T09:20:00Z">
              <w:r>
                <w:rPr>
                  <w:rFonts w:ascii="Calibri" w:hAnsi="Calibri"/>
                  <w:sz w:val="20"/>
                </w:rPr>
                <w:delText>75.6</w:delText>
              </w:r>
            </w:del>
          </w:p>
        </w:tc>
        <w:tc>
          <w:tcPr>
            <w:tcW w:w="0" w:type="auto"/>
            <w:tcBorders>
              <w:top w:val="single" w:sz="0" w:space="0" w:color="D3D3D3"/>
              <w:left w:val="single" w:sz="0" w:space="0" w:color="D3D3D3"/>
              <w:bottom w:val="single" w:sz="0" w:space="0" w:color="D3D3D3"/>
              <w:right w:val="single" w:sz="0" w:space="0" w:color="D3D3D3"/>
            </w:tcBorders>
          </w:tcPr>
          <w:p w14:paraId="3ED467AE" w14:textId="77777777" w:rsidR="00B50B46" w:rsidRDefault="00000000">
            <w:pPr>
              <w:keepNext/>
              <w:spacing w:after="60"/>
              <w:jc w:val="center"/>
              <w:rPr>
                <w:del w:id="2656" w:author="L’auteur" w:date="2026-04-24T09:20:00Z"/>
              </w:rPr>
            </w:pPr>
            <w:del w:id="2657" w:author="L’auteur" w:date="2026-04-24T09:20:00Z">
              <w:r>
                <w:rPr>
                  <w:rFonts w:ascii="Calibri" w:hAnsi="Calibri"/>
                  <w:sz w:val="20"/>
                </w:rPr>
                <w:delText>17.4</w:delText>
              </w:r>
            </w:del>
          </w:p>
        </w:tc>
        <w:tc>
          <w:tcPr>
            <w:tcW w:w="0" w:type="auto"/>
            <w:tcBorders>
              <w:top w:val="single" w:sz="0" w:space="0" w:color="D3D3D3"/>
              <w:left w:val="single" w:sz="0" w:space="0" w:color="D3D3D3"/>
              <w:bottom w:val="single" w:sz="0" w:space="0" w:color="D3D3D3"/>
              <w:right w:val="single" w:sz="0" w:space="0" w:color="D3D3D3"/>
            </w:tcBorders>
          </w:tcPr>
          <w:p w14:paraId="759A4265" w14:textId="77777777" w:rsidR="00B50B46" w:rsidRDefault="00000000">
            <w:pPr>
              <w:keepNext/>
              <w:spacing w:after="60"/>
              <w:jc w:val="center"/>
              <w:rPr>
                <w:del w:id="2658" w:author="L’auteur" w:date="2026-04-24T09:20:00Z"/>
              </w:rPr>
            </w:pPr>
            <w:del w:id="2659" w:author="L’auteur" w:date="2026-04-24T09:20:00Z">
              <w:r>
                <w:rPr>
                  <w:rFonts w:ascii="Calibri" w:hAnsi="Calibri"/>
                  <w:sz w:val="20"/>
                </w:rPr>
                <w:delText>16.2</w:delText>
              </w:r>
            </w:del>
          </w:p>
        </w:tc>
        <w:tc>
          <w:tcPr>
            <w:tcW w:w="0" w:type="auto"/>
            <w:tcBorders>
              <w:top w:val="single" w:sz="0" w:space="0" w:color="D3D3D3"/>
              <w:left w:val="single" w:sz="0" w:space="0" w:color="D3D3D3"/>
              <w:bottom w:val="single" w:sz="0" w:space="0" w:color="D3D3D3"/>
              <w:right w:val="single" w:sz="0" w:space="0" w:color="D3D3D3"/>
            </w:tcBorders>
          </w:tcPr>
          <w:p w14:paraId="39F201C5" w14:textId="77777777" w:rsidR="00B50B46" w:rsidRDefault="00000000">
            <w:pPr>
              <w:keepNext/>
              <w:spacing w:after="60"/>
              <w:jc w:val="center"/>
              <w:rPr>
                <w:del w:id="2660" w:author="L’auteur" w:date="2026-04-24T09:20:00Z"/>
              </w:rPr>
            </w:pPr>
            <w:del w:id="2661" w:author="L’auteur" w:date="2026-04-24T09:20:00Z">
              <w:r>
                <w:rPr>
                  <w:rFonts w:ascii="Calibri" w:hAnsi="Calibri"/>
                  <w:sz w:val="20"/>
                </w:rPr>
                <w:delText>74.2</w:delText>
              </w:r>
            </w:del>
          </w:p>
        </w:tc>
        <w:tc>
          <w:tcPr>
            <w:tcW w:w="0" w:type="auto"/>
            <w:tcBorders>
              <w:top w:val="single" w:sz="0" w:space="0" w:color="D3D3D3"/>
              <w:left w:val="single" w:sz="0" w:space="0" w:color="D3D3D3"/>
              <w:bottom w:val="single" w:sz="0" w:space="0" w:color="D3D3D3"/>
              <w:right w:val="single" w:sz="0" w:space="0" w:color="D3D3D3"/>
            </w:tcBorders>
          </w:tcPr>
          <w:p w14:paraId="143ABDC2" w14:textId="77777777" w:rsidR="00B50B46" w:rsidRDefault="00000000">
            <w:pPr>
              <w:keepNext/>
              <w:spacing w:after="60"/>
              <w:jc w:val="center"/>
              <w:rPr>
                <w:del w:id="2662" w:author="L’auteur" w:date="2026-04-24T09:20:00Z"/>
              </w:rPr>
            </w:pPr>
            <w:del w:id="2663" w:author="L’auteur" w:date="2026-04-24T09:20:00Z">
              <w:r>
                <w:rPr>
                  <w:rFonts w:ascii="Calibri" w:hAnsi="Calibri"/>
                  <w:sz w:val="20"/>
                </w:rPr>
                <w:delText>72.7</w:delText>
              </w:r>
            </w:del>
          </w:p>
        </w:tc>
      </w:tr>
      <w:tr w:rsidR="00B50B46" w14:paraId="0FD076AC" w14:textId="77777777">
        <w:trPr>
          <w:cantSplit/>
          <w:jc w:val="center"/>
          <w:del w:id="2664"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6F96B48F" w14:textId="77777777" w:rsidR="00B50B46" w:rsidRDefault="00000000">
            <w:pPr>
              <w:keepNext/>
              <w:spacing w:after="60"/>
              <w:jc w:val="center"/>
              <w:rPr>
                <w:del w:id="2665" w:author="L’auteur" w:date="2026-04-24T09:20:00Z"/>
              </w:rPr>
            </w:pPr>
            <w:del w:id="2666" w:author="L’auteur" w:date="2026-04-24T09:20:00Z">
              <w:r>
                <w:rPr>
                  <w:rFonts w:ascii="Calibri" w:hAnsi="Calibri"/>
                  <w:sz w:val="20"/>
                </w:rPr>
                <w:delText>Zimbabwe</w:delText>
              </w:r>
            </w:del>
          </w:p>
        </w:tc>
        <w:tc>
          <w:tcPr>
            <w:tcW w:w="0" w:type="auto"/>
            <w:tcBorders>
              <w:top w:val="single" w:sz="0" w:space="0" w:color="D3D3D3"/>
              <w:left w:val="single" w:sz="0" w:space="0" w:color="D3D3D3"/>
              <w:bottom w:val="single" w:sz="0" w:space="0" w:color="D3D3D3"/>
              <w:right w:val="single" w:sz="0" w:space="0" w:color="D3D3D3"/>
            </w:tcBorders>
          </w:tcPr>
          <w:p w14:paraId="0399CD49" w14:textId="77777777" w:rsidR="00B50B46" w:rsidRDefault="00000000">
            <w:pPr>
              <w:keepNext/>
              <w:spacing w:after="60"/>
              <w:jc w:val="center"/>
              <w:rPr>
                <w:del w:id="2667" w:author="L’auteur" w:date="2026-04-24T09:20:00Z"/>
              </w:rPr>
            </w:pPr>
            <w:del w:id="2668" w:author="L’auteur" w:date="2026-04-24T09:20:00Z">
              <w:r>
                <w:rPr>
                  <w:rFonts w:ascii="Calibri" w:hAnsi="Calibri"/>
                  <w:sz w:val="20"/>
                </w:rPr>
                <w:delText>17.8</w:delText>
              </w:r>
            </w:del>
          </w:p>
        </w:tc>
        <w:tc>
          <w:tcPr>
            <w:tcW w:w="0" w:type="auto"/>
            <w:tcBorders>
              <w:top w:val="single" w:sz="0" w:space="0" w:color="D3D3D3"/>
              <w:left w:val="single" w:sz="0" w:space="0" w:color="D3D3D3"/>
              <w:bottom w:val="single" w:sz="0" w:space="0" w:color="D3D3D3"/>
              <w:right w:val="single" w:sz="0" w:space="0" w:color="D3D3D3"/>
            </w:tcBorders>
          </w:tcPr>
          <w:p w14:paraId="3E651C65" w14:textId="77777777" w:rsidR="00B50B46" w:rsidRDefault="00000000">
            <w:pPr>
              <w:keepNext/>
              <w:spacing w:after="60"/>
              <w:jc w:val="center"/>
              <w:rPr>
                <w:del w:id="2669" w:author="L’auteur" w:date="2026-04-24T09:20:00Z"/>
              </w:rPr>
            </w:pPr>
            <w:del w:id="2670" w:author="L’auteur" w:date="2026-04-24T09:20:00Z">
              <w:r>
                <w:rPr>
                  <w:rFonts w:ascii="Calibri" w:hAnsi="Calibri"/>
                  <w:sz w:val="20"/>
                </w:rPr>
                <w:delText>28.2</w:delText>
              </w:r>
            </w:del>
          </w:p>
        </w:tc>
        <w:tc>
          <w:tcPr>
            <w:tcW w:w="0" w:type="auto"/>
            <w:tcBorders>
              <w:top w:val="single" w:sz="0" w:space="0" w:color="D3D3D3"/>
              <w:left w:val="single" w:sz="0" w:space="0" w:color="D3D3D3"/>
              <w:bottom w:val="single" w:sz="0" w:space="0" w:color="D3D3D3"/>
              <w:right w:val="single" w:sz="0" w:space="0" w:color="D3D3D3"/>
            </w:tcBorders>
          </w:tcPr>
          <w:p w14:paraId="47FF3558" w14:textId="77777777" w:rsidR="00B50B46" w:rsidRDefault="00000000">
            <w:pPr>
              <w:keepNext/>
              <w:spacing w:after="60"/>
              <w:jc w:val="center"/>
              <w:rPr>
                <w:del w:id="2671" w:author="L’auteur" w:date="2026-04-24T09:20:00Z"/>
              </w:rPr>
            </w:pPr>
            <w:del w:id="2672" w:author="L’auteur" w:date="2026-04-24T09:20:00Z">
              <w:r>
                <w:rPr>
                  <w:rFonts w:ascii="Calibri" w:hAnsi="Calibri"/>
                  <w:sz w:val="20"/>
                </w:rPr>
                <w:delText>38.1</w:delText>
              </w:r>
            </w:del>
          </w:p>
        </w:tc>
        <w:tc>
          <w:tcPr>
            <w:tcW w:w="0" w:type="auto"/>
            <w:tcBorders>
              <w:top w:val="single" w:sz="0" w:space="0" w:color="D3D3D3"/>
              <w:left w:val="single" w:sz="0" w:space="0" w:color="D3D3D3"/>
              <w:bottom w:val="single" w:sz="0" w:space="0" w:color="D3D3D3"/>
              <w:right w:val="single" w:sz="0" w:space="0" w:color="D3D3D3"/>
            </w:tcBorders>
          </w:tcPr>
          <w:p w14:paraId="24AE44F7" w14:textId="77777777" w:rsidR="00B50B46" w:rsidRDefault="00000000">
            <w:pPr>
              <w:keepNext/>
              <w:spacing w:after="60"/>
              <w:jc w:val="center"/>
              <w:rPr>
                <w:del w:id="2673" w:author="L’auteur" w:date="2026-04-24T09:20:00Z"/>
              </w:rPr>
            </w:pPr>
            <w:del w:id="2674" w:author="L’auteur" w:date="2026-04-24T09:20:00Z">
              <w:r>
                <w:rPr>
                  <w:rFonts w:ascii="Calibri" w:hAnsi="Calibri"/>
                  <w:sz w:val="20"/>
                </w:rPr>
                <w:delText>49.8</w:delText>
              </w:r>
            </w:del>
          </w:p>
        </w:tc>
        <w:tc>
          <w:tcPr>
            <w:tcW w:w="0" w:type="auto"/>
            <w:tcBorders>
              <w:top w:val="single" w:sz="0" w:space="0" w:color="D3D3D3"/>
              <w:left w:val="single" w:sz="0" w:space="0" w:color="D3D3D3"/>
              <w:bottom w:val="single" w:sz="0" w:space="0" w:color="D3D3D3"/>
              <w:right w:val="single" w:sz="0" w:space="0" w:color="D3D3D3"/>
            </w:tcBorders>
          </w:tcPr>
          <w:p w14:paraId="4C9882F5" w14:textId="77777777" w:rsidR="00B50B46" w:rsidRDefault="00000000">
            <w:pPr>
              <w:keepNext/>
              <w:spacing w:after="60"/>
              <w:jc w:val="center"/>
              <w:rPr>
                <w:del w:id="2675" w:author="L’auteur" w:date="2026-04-24T09:20:00Z"/>
              </w:rPr>
            </w:pPr>
            <w:del w:id="2676" w:author="L’auteur" w:date="2026-04-24T09:20: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11E4D8EF" w14:textId="77777777" w:rsidR="00B50B46" w:rsidRDefault="00000000">
            <w:pPr>
              <w:keepNext/>
              <w:spacing w:after="60"/>
              <w:jc w:val="center"/>
              <w:rPr>
                <w:del w:id="2677" w:author="L’auteur" w:date="2026-04-24T09:20:00Z"/>
              </w:rPr>
            </w:pPr>
            <w:del w:id="2678" w:author="L’auteur" w:date="2026-04-24T09:20:00Z">
              <w:r>
                <w:rPr>
                  <w:rFonts w:ascii="Calibri" w:hAnsi="Calibri"/>
                  <w:sz w:val="20"/>
                </w:rPr>
                <w:delText>6.8</w:delText>
              </w:r>
            </w:del>
          </w:p>
        </w:tc>
        <w:tc>
          <w:tcPr>
            <w:tcW w:w="0" w:type="auto"/>
            <w:tcBorders>
              <w:top w:val="single" w:sz="0" w:space="0" w:color="D3D3D3"/>
              <w:left w:val="single" w:sz="0" w:space="0" w:color="D3D3D3"/>
              <w:bottom w:val="single" w:sz="0" w:space="0" w:color="D3D3D3"/>
              <w:right w:val="single" w:sz="0" w:space="0" w:color="D3D3D3"/>
            </w:tcBorders>
          </w:tcPr>
          <w:p w14:paraId="1362F9D5" w14:textId="77777777" w:rsidR="00B50B46" w:rsidRDefault="00000000">
            <w:pPr>
              <w:keepNext/>
              <w:spacing w:after="60"/>
              <w:jc w:val="center"/>
              <w:rPr>
                <w:del w:id="2679" w:author="L’auteur" w:date="2026-04-24T09:20:00Z"/>
              </w:rPr>
            </w:pPr>
            <w:del w:id="2680" w:author="L’auteur" w:date="2026-04-24T09:20:00Z">
              <w:r>
                <w:rPr>
                  <w:rFonts w:ascii="Calibri" w:hAnsi="Calibri"/>
                  <w:sz w:val="20"/>
                </w:rPr>
                <w:delText>31.6</w:delText>
              </w:r>
            </w:del>
          </w:p>
        </w:tc>
        <w:tc>
          <w:tcPr>
            <w:tcW w:w="0" w:type="auto"/>
            <w:tcBorders>
              <w:top w:val="single" w:sz="0" w:space="0" w:color="D3D3D3"/>
              <w:left w:val="single" w:sz="0" w:space="0" w:color="D3D3D3"/>
              <w:bottom w:val="single" w:sz="0" w:space="0" w:color="D3D3D3"/>
              <w:right w:val="single" w:sz="0" w:space="0" w:color="D3D3D3"/>
            </w:tcBorders>
          </w:tcPr>
          <w:p w14:paraId="57170BE9" w14:textId="77777777" w:rsidR="00B50B46" w:rsidRDefault="00000000">
            <w:pPr>
              <w:keepNext/>
              <w:spacing w:after="60"/>
              <w:jc w:val="center"/>
              <w:rPr>
                <w:del w:id="2681" w:author="L’auteur" w:date="2026-04-24T09:20:00Z"/>
              </w:rPr>
            </w:pPr>
            <w:del w:id="2682" w:author="L’auteur" w:date="2026-04-24T09:20:00Z">
              <w:r>
                <w:rPr>
                  <w:rFonts w:ascii="Calibri" w:hAnsi="Calibri"/>
                  <w:sz w:val="20"/>
                </w:rPr>
                <w:delText>39.8</w:delText>
              </w:r>
            </w:del>
          </w:p>
        </w:tc>
        <w:tc>
          <w:tcPr>
            <w:tcW w:w="0" w:type="auto"/>
            <w:tcBorders>
              <w:top w:val="single" w:sz="0" w:space="0" w:color="D3D3D3"/>
              <w:left w:val="single" w:sz="0" w:space="0" w:color="D3D3D3"/>
              <w:bottom w:val="single" w:sz="0" w:space="0" w:color="D3D3D3"/>
              <w:right w:val="single" w:sz="0" w:space="0" w:color="D3D3D3"/>
            </w:tcBorders>
          </w:tcPr>
          <w:p w14:paraId="2A30D7F1" w14:textId="77777777" w:rsidR="00B50B46" w:rsidRDefault="00000000">
            <w:pPr>
              <w:keepNext/>
              <w:spacing w:after="60"/>
              <w:jc w:val="center"/>
              <w:rPr>
                <w:del w:id="2683" w:author="L’auteur" w:date="2026-04-24T09:20:00Z"/>
              </w:rPr>
            </w:pPr>
            <w:del w:id="2684" w:author="L’auteur" w:date="2026-04-24T09:20: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2ED8FA6A" w14:textId="77777777" w:rsidR="00B50B46" w:rsidRDefault="00000000">
            <w:pPr>
              <w:keepNext/>
              <w:spacing w:after="60"/>
              <w:jc w:val="center"/>
              <w:rPr>
                <w:del w:id="2685" w:author="L’auteur" w:date="2026-04-24T09:20:00Z"/>
              </w:rPr>
            </w:pPr>
            <w:del w:id="2686" w:author="L’auteur" w:date="2026-04-24T09:20: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550B8162" w14:textId="77777777" w:rsidR="00B50B46" w:rsidRDefault="00000000">
            <w:pPr>
              <w:keepNext/>
              <w:spacing w:after="60"/>
              <w:jc w:val="center"/>
              <w:rPr>
                <w:del w:id="2687" w:author="L’auteur" w:date="2026-04-24T09:20:00Z"/>
              </w:rPr>
            </w:pPr>
            <w:del w:id="2688" w:author="L’auteur" w:date="2026-04-24T09:20:00Z">
              <w:r>
                <w:rPr>
                  <w:rFonts w:ascii="Calibri" w:hAnsi="Calibri"/>
                  <w:sz w:val="20"/>
                </w:rPr>
                <w:delText>32.0</w:delText>
              </w:r>
            </w:del>
          </w:p>
        </w:tc>
        <w:tc>
          <w:tcPr>
            <w:tcW w:w="0" w:type="auto"/>
            <w:tcBorders>
              <w:top w:val="single" w:sz="0" w:space="0" w:color="D3D3D3"/>
              <w:left w:val="single" w:sz="0" w:space="0" w:color="D3D3D3"/>
              <w:bottom w:val="single" w:sz="0" w:space="0" w:color="D3D3D3"/>
              <w:right w:val="single" w:sz="0" w:space="0" w:color="D3D3D3"/>
            </w:tcBorders>
          </w:tcPr>
          <w:p w14:paraId="356F7461" w14:textId="77777777" w:rsidR="00B50B46" w:rsidRDefault="00000000">
            <w:pPr>
              <w:keepNext/>
              <w:spacing w:after="60"/>
              <w:jc w:val="center"/>
              <w:rPr>
                <w:del w:id="2689" w:author="L’auteur" w:date="2026-04-24T09:20:00Z"/>
              </w:rPr>
            </w:pPr>
            <w:del w:id="2690" w:author="L’auteur" w:date="2026-04-24T09:20:00Z">
              <w:r>
                <w:rPr>
                  <w:rFonts w:ascii="Calibri" w:hAnsi="Calibri"/>
                  <w:sz w:val="20"/>
                </w:rPr>
                <w:delText>42.8</w:delText>
              </w:r>
            </w:del>
          </w:p>
        </w:tc>
      </w:tr>
      <w:tr w:rsidR="00B50B46" w14:paraId="45E4BEAD" w14:textId="77777777">
        <w:trPr>
          <w:cantSplit/>
          <w:jc w:val="center"/>
          <w:del w:id="2691" w:author="L’auteur" w:date="2026-04-24T09:20:00Z"/>
        </w:trPr>
        <w:tc>
          <w:tcPr>
            <w:tcW w:w="0" w:type="auto"/>
            <w:tcBorders>
              <w:top w:val="single" w:sz="0" w:space="0" w:color="D3D3D3"/>
              <w:left w:val="single" w:sz="0" w:space="0" w:color="D3D3D3"/>
              <w:bottom w:val="single" w:sz="0" w:space="0" w:color="D3D3D3"/>
              <w:right w:val="single" w:sz="0" w:space="0" w:color="D3D3D3"/>
            </w:tcBorders>
          </w:tcPr>
          <w:p w14:paraId="4B655842" w14:textId="77777777" w:rsidR="00B50B46" w:rsidRDefault="00000000">
            <w:pPr>
              <w:keepNext/>
              <w:spacing w:after="60"/>
              <w:jc w:val="center"/>
              <w:rPr>
                <w:del w:id="2692" w:author="L’auteur" w:date="2026-04-24T09:20:00Z"/>
              </w:rPr>
            </w:pPr>
            <w:del w:id="2693" w:author="L’auteur" w:date="2026-04-24T09:20:00Z">
              <w:r>
                <w:rPr>
                  <w:rFonts w:ascii="Calibri" w:hAnsi="Calibri"/>
                  <w:sz w:val="20"/>
                </w:rPr>
                <w:delText>West Bank and Gaza</w:delText>
              </w:r>
            </w:del>
          </w:p>
        </w:tc>
        <w:tc>
          <w:tcPr>
            <w:tcW w:w="0" w:type="auto"/>
            <w:tcBorders>
              <w:top w:val="single" w:sz="0" w:space="0" w:color="D3D3D3"/>
              <w:left w:val="single" w:sz="0" w:space="0" w:color="D3D3D3"/>
              <w:bottom w:val="single" w:sz="0" w:space="0" w:color="D3D3D3"/>
              <w:right w:val="single" w:sz="0" w:space="0" w:color="D3D3D3"/>
            </w:tcBorders>
          </w:tcPr>
          <w:p w14:paraId="09F7C986" w14:textId="77777777" w:rsidR="00B50B46" w:rsidRDefault="00000000">
            <w:pPr>
              <w:keepNext/>
              <w:spacing w:after="60"/>
              <w:jc w:val="center"/>
              <w:rPr>
                <w:del w:id="2694" w:author="L’auteur" w:date="2026-04-24T09:20:00Z"/>
              </w:rPr>
            </w:pPr>
            <w:del w:id="2695" w:author="L’auteur" w:date="2026-04-24T09:20: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01FAE297" w14:textId="77777777" w:rsidR="00B50B46" w:rsidRDefault="00000000">
            <w:pPr>
              <w:keepNext/>
              <w:spacing w:after="60"/>
              <w:jc w:val="center"/>
              <w:rPr>
                <w:del w:id="2696" w:author="L’auteur" w:date="2026-04-24T09:20:00Z"/>
              </w:rPr>
            </w:pPr>
            <w:del w:id="2697" w:author="L’auteur" w:date="2026-04-24T09:20: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10D36438" w14:textId="77777777" w:rsidR="00B50B46" w:rsidRDefault="00000000">
            <w:pPr>
              <w:keepNext/>
              <w:spacing w:after="60"/>
              <w:jc w:val="center"/>
              <w:rPr>
                <w:del w:id="2698" w:author="L’auteur" w:date="2026-04-24T09:20:00Z"/>
              </w:rPr>
            </w:pPr>
            <w:del w:id="2699" w:author="L’auteur" w:date="2026-04-24T09:20: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18B87604" w14:textId="77777777" w:rsidR="00B50B46" w:rsidRDefault="00000000">
            <w:pPr>
              <w:keepNext/>
              <w:spacing w:after="60"/>
              <w:jc w:val="center"/>
              <w:rPr>
                <w:del w:id="2700" w:author="L’auteur" w:date="2026-04-24T09:20:00Z"/>
              </w:rPr>
            </w:pPr>
            <w:del w:id="2701" w:author="L’auteur" w:date="2026-04-24T09:20: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77942E5F" w14:textId="77777777" w:rsidR="00B50B46" w:rsidRDefault="00000000">
            <w:pPr>
              <w:keepNext/>
              <w:spacing w:after="60"/>
              <w:jc w:val="center"/>
              <w:rPr>
                <w:del w:id="2702" w:author="L’auteur" w:date="2026-04-24T09:20:00Z"/>
              </w:rPr>
            </w:pPr>
            <w:del w:id="2703" w:author="L’auteur" w:date="2026-04-24T09:20: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0AC3F830" w14:textId="77777777" w:rsidR="00B50B46" w:rsidRDefault="00000000">
            <w:pPr>
              <w:keepNext/>
              <w:spacing w:after="60"/>
              <w:jc w:val="center"/>
              <w:rPr>
                <w:del w:id="2704" w:author="L’auteur" w:date="2026-04-24T09:20:00Z"/>
              </w:rPr>
            </w:pPr>
            <w:del w:id="2705" w:author="L’auteur" w:date="2026-04-24T09:20: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1B14FEB7" w14:textId="77777777" w:rsidR="00B50B46" w:rsidRDefault="00000000">
            <w:pPr>
              <w:keepNext/>
              <w:spacing w:after="60"/>
              <w:jc w:val="center"/>
              <w:rPr>
                <w:del w:id="2706" w:author="L’auteur" w:date="2026-04-24T09:20:00Z"/>
              </w:rPr>
            </w:pPr>
            <w:del w:id="2707" w:author="L’auteur" w:date="2026-04-24T09:20:00Z">
              <w:r>
                <w:rPr>
                  <w:rFonts w:ascii="Calibri" w:hAnsi="Calibri"/>
                  <w:sz w:val="20"/>
                </w:rPr>
                <w:delText>60.9</w:delText>
              </w:r>
            </w:del>
          </w:p>
        </w:tc>
        <w:tc>
          <w:tcPr>
            <w:tcW w:w="0" w:type="auto"/>
            <w:tcBorders>
              <w:top w:val="single" w:sz="0" w:space="0" w:color="D3D3D3"/>
              <w:left w:val="single" w:sz="0" w:space="0" w:color="D3D3D3"/>
              <w:bottom w:val="single" w:sz="0" w:space="0" w:color="D3D3D3"/>
              <w:right w:val="single" w:sz="0" w:space="0" w:color="D3D3D3"/>
            </w:tcBorders>
          </w:tcPr>
          <w:p w14:paraId="0F7C6B94" w14:textId="77777777" w:rsidR="00B50B46" w:rsidRDefault="00000000">
            <w:pPr>
              <w:keepNext/>
              <w:spacing w:after="60"/>
              <w:jc w:val="center"/>
              <w:rPr>
                <w:del w:id="2708" w:author="L’auteur" w:date="2026-04-24T09:20:00Z"/>
              </w:rPr>
            </w:pPr>
            <w:del w:id="2709" w:author="L’auteur" w:date="2026-04-24T09:20:00Z">
              <w:r>
                <w:rPr>
                  <w:rFonts w:ascii="Calibri" w:hAnsi="Calibri"/>
                  <w:sz w:val="20"/>
                </w:rPr>
                <w:delText>62.5</w:delText>
              </w:r>
            </w:del>
          </w:p>
        </w:tc>
        <w:tc>
          <w:tcPr>
            <w:tcW w:w="0" w:type="auto"/>
            <w:tcBorders>
              <w:top w:val="single" w:sz="0" w:space="0" w:color="D3D3D3"/>
              <w:left w:val="single" w:sz="0" w:space="0" w:color="D3D3D3"/>
              <w:bottom w:val="single" w:sz="0" w:space="0" w:color="D3D3D3"/>
              <w:right w:val="single" w:sz="0" w:space="0" w:color="D3D3D3"/>
            </w:tcBorders>
          </w:tcPr>
          <w:p w14:paraId="3337CFFA" w14:textId="77777777" w:rsidR="00B50B46" w:rsidRDefault="00000000">
            <w:pPr>
              <w:keepNext/>
              <w:spacing w:after="60"/>
              <w:jc w:val="center"/>
              <w:rPr>
                <w:del w:id="2710" w:author="L’auteur" w:date="2026-04-24T09:20:00Z"/>
              </w:rPr>
            </w:pPr>
            <w:del w:id="2711" w:author="L’auteur" w:date="2026-04-24T09:20: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7F328109" w14:textId="77777777" w:rsidR="00B50B46" w:rsidRDefault="00000000">
            <w:pPr>
              <w:keepNext/>
              <w:spacing w:after="60"/>
              <w:jc w:val="center"/>
              <w:rPr>
                <w:del w:id="2712" w:author="L’auteur" w:date="2026-04-24T09:20:00Z"/>
              </w:rPr>
            </w:pPr>
            <w:del w:id="2713" w:author="L’auteur" w:date="2026-04-24T09:20: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4F8D2098" w14:textId="77777777" w:rsidR="00B50B46" w:rsidRDefault="00000000">
            <w:pPr>
              <w:keepNext/>
              <w:spacing w:after="60"/>
              <w:jc w:val="center"/>
              <w:rPr>
                <w:del w:id="2714" w:author="L’auteur" w:date="2026-04-24T09:20:00Z"/>
              </w:rPr>
            </w:pPr>
            <w:del w:id="2715" w:author="L’auteur" w:date="2026-04-24T09:20: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74283777" w14:textId="77777777" w:rsidR="00B50B46" w:rsidRDefault="00000000">
            <w:pPr>
              <w:keepNext/>
              <w:spacing w:after="60"/>
              <w:jc w:val="center"/>
              <w:rPr>
                <w:del w:id="2716" w:author="L’auteur" w:date="2026-04-24T09:20:00Z"/>
              </w:rPr>
            </w:pPr>
            <w:del w:id="2717" w:author="L’auteur" w:date="2026-04-24T09:20:00Z">
              <w:r>
                <w:rPr>
                  <w:rFonts w:ascii="Calibri" w:hAnsi="Calibri"/>
                  <w:sz w:val="20"/>
                </w:rPr>
                <w:delText>NA</w:delText>
              </w:r>
            </w:del>
          </w:p>
        </w:tc>
      </w:tr>
      <w:tr w:rsidR="00B50B46" w14:paraId="3B04DEAE" w14:textId="77777777">
        <w:trPr>
          <w:cantSplit/>
          <w:jc w:val="center"/>
          <w:del w:id="2718" w:author="L’auteur" w:date="2026-04-24T09:20:00Z"/>
        </w:trPr>
        <w:tc>
          <w:tcPr>
            <w:tcW w:w="0" w:type="auto"/>
            <w:gridSpan w:val="13"/>
          </w:tcPr>
          <w:p w14:paraId="7373C2CB" w14:textId="77777777" w:rsidR="00B50B46" w:rsidRDefault="00000000">
            <w:pPr>
              <w:keepNext/>
              <w:spacing w:after="60"/>
              <w:rPr>
                <w:del w:id="2719" w:author="L’auteur" w:date="2026-04-24T09:20:00Z"/>
              </w:rPr>
            </w:pPr>
            <w:del w:id="2720" w:author="L’auteur" w:date="2026-04-24T09:20:00Z">
              <w:r>
                <w:rPr>
                  <w:rFonts w:ascii="Calibri" w:hAnsi="Calibri"/>
                  <w:sz w:val="20"/>
                </w:rPr>
                <w:lastRenderedPageBreak/>
                <w:delText>Source: Analysis based on WDPA, WorldPop &amp; GHSL data (2000-2020)</w:delText>
              </w:r>
            </w:del>
          </w:p>
        </w:tc>
      </w:tr>
      <w:bookmarkEnd w:id="548"/>
    </w:tbl>
    <w:p w14:paraId="44DF99A5" w14:textId="77777777" w:rsidR="0046177E" w:rsidRDefault="0046177E" w:rsidP="0034305D">
      <w:pPr>
        <w:pStyle w:val="Bibliographie"/>
      </w:pPr>
    </w:p>
    <w:sectPr w:rsidR="0046177E" w:rsidSect="00EB2151">
      <w:headerReference w:type="default" r:id="rId28"/>
      <w:footerReference w:type="default" r:id="rId29"/>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BBBE1" w14:textId="77777777" w:rsidR="0046177E" w:rsidRDefault="0046177E">
      <w:pPr>
        <w:spacing w:after="0"/>
      </w:pPr>
      <w:r>
        <w:separator/>
      </w:r>
    </w:p>
  </w:endnote>
  <w:endnote w:type="continuationSeparator" w:id="0">
    <w:p w14:paraId="492910B2" w14:textId="77777777" w:rsidR="0046177E" w:rsidRDefault="0046177E">
      <w:pPr>
        <w:spacing w:after="0"/>
      </w:pPr>
      <w:r>
        <w:continuationSeparator/>
      </w:r>
    </w:p>
  </w:endnote>
  <w:endnote w:type="continuationNotice" w:id="1">
    <w:p w14:paraId="0A0E31C9" w14:textId="77777777" w:rsidR="0046177E" w:rsidRDefault="0046177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549142AA"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63B760DA"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25804" w14:textId="77777777" w:rsidR="0046177E" w:rsidRDefault="0046177E">
      <w:pPr>
        <w:spacing w:after="0"/>
      </w:pPr>
      <w:r>
        <w:separator/>
      </w:r>
    </w:p>
  </w:footnote>
  <w:footnote w:type="continuationSeparator" w:id="0">
    <w:p w14:paraId="43067F0C" w14:textId="77777777" w:rsidR="0046177E" w:rsidRDefault="0046177E">
      <w:pPr>
        <w:spacing w:after="0"/>
      </w:pPr>
      <w:r>
        <w:continuationSeparator/>
      </w:r>
    </w:p>
  </w:footnote>
  <w:footnote w:type="continuationNotice" w:id="1">
    <w:p w14:paraId="46D0D341" w14:textId="77777777" w:rsidR="0046177E" w:rsidRDefault="0046177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3CEC4" w14:textId="77777777" w:rsidR="0034305D" w:rsidRDefault="0034305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30530533">
    <w:abstractNumId w:val="0"/>
  </w:num>
  <w:num w:numId="2" w16cid:durableId="2079935879">
    <w:abstractNumId w:val="0"/>
  </w:num>
  <w:num w:numId="3" w16cid:durableId="108688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34305D"/>
    <w:rsid w:val="004103D1"/>
    <w:rsid w:val="0046177E"/>
    <w:rsid w:val="004F6A18"/>
    <w:rsid w:val="00520651"/>
    <w:rsid w:val="006A75F4"/>
    <w:rsid w:val="006D4EEF"/>
    <w:rsid w:val="007E73DA"/>
    <w:rsid w:val="008211CC"/>
    <w:rsid w:val="00822685"/>
    <w:rsid w:val="009B046A"/>
    <w:rsid w:val="009D70B1"/>
    <w:rsid w:val="009E0707"/>
    <w:rsid w:val="00B50B46"/>
    <w:rsid w:val="00B85B1D"/>
    <w:rsid w:val="00D067C2"/>
    <w:rsid w:val="00D17274"/>
    <w:rsid w:val="00EB2151"/>
    <w:rsid w:val="00F8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F5BB0"/>
  <w15:docId w15:val="{7485C5F3-2568-4C3E-B9BF-AA1838C1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11/brv.12044" TargetMode="External"/><Relationship Id="rId26" Type="http://schemas.openxmlformats.org/officeDocument/2006/relationships/hyperlink" Target="https://www.protectedplanet.net" TargetMode="External"/><Relationship Id="rId3" Type="http://schemas.openxmlformats.org/officeDocument/2006/relationships/settings" Target="settings.xml"/><Relationship Id="rId21" Type="http://schemas.openxmlformats.org/officeDocument/2006/relationships/hyperlink" Target="https://doi.org/10.1016/j.worlddev.2022.10602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3390/ijgi9110637" TargetMode="External"/><Relationship Id="rId25" Type="http://schemas.openxmlformats.org/officeDocument/2006/relationships/hyperlink" Target="https://journals.plos.org/plosone/article?id=10.1371/journal.pone.0107042" TargetMode="External"/><Relationship Id="rId2" Type="http://schemas.openxmlformats.org/officeDocument/2006/relationships/styles" Target="styles.xml"/><Relationship Id="rId16" Type="http://schemas.openxmlformats.org/officeDocument/2006/relationships/hyperlink" Target="https://doi.org/10.1016/j.worlddev.2017.08.002" TargetMode="External"/><Relationship Id="rId20" Type="http://schemas.openxmlformats.org/officeDocument/2006/relationships/hyperlink" Target="https://doi.org/10.21105/joss.04594"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371/journal.pone.0231866" TargetMode="External"/><Relationship Id="rId5" Type="http://schemas.openxmlformats.org/officeDocument/2006/relationships/footnotes" Target="footnotes.xml"/><Relationship Id="rId15" Type="http://schemas.openxmlformats.org/officeDocument/2006/relationships/hyperlink" Target="https://idp.nature.com/authorize/casa?redirect_uri=https://www.nature.com/articles/s41559-019-0869-3&amp;casa_token=Zmluq7JmhxUAAAAA:Id6cAJrCDpmtydpiga8LlmkB5wb9a1O_bwCGwCeA1gz314-F6VT5ekCOeVMJo_Zrpbh_uuoXf0fwD3Txjg" TargetMode="External"/><Relationship Id="rId23" Type="http://schemas.openxmlformats.org/officeDocument/2006/relationships/hyperlink" Target="https://www.R-project.org/"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sciencedirect.com/science/article/pii/S003442571730290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26/science.1097920" TargetMode="External"/><Relationship Id="rId22" Type="http://schemas.openxmlformats.org/officeDocument/2006/relationships/hyperlink" Target="https://doi.org/10.1126/sciadv.aav3006" TargetMode="External"/><Relationship Id="rId27" Type="http://schemas.openxmlformats.org/officeDocument/2006/relationships/hyperlink" Target="https://papers.ssrn.com/sol3/papers.cfm?abstract_id=310074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10269</Words>
  <Characters>56481</Characters>
  <Application>Microsoft Office Word</Application>
  <DocSecurity>0</DocSecurity>
  <Lines>470</Lines>
  <Paragraphs>133</Paragraphs>
  <ScaleCrop>false</ScaleCrop>
  <Company/>
  <LinksUpToDate>false</LinksUpToDate>
  <CharactersWithSpaces>66617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dc:creator>
  <cp:keywords/>
  <cp:lastModifiedBy>Florent BEDECARRATS</cp:lastModifiedBy>
  <cp:revision>2</cp:revision>
  <dcterms:created xsi:type="dcterms:W3CDTF">2026-04-24T07:21:00Z</dcterms:created>
  <dcterms:modified xsi:type="dcterms:W3CDTF">2026-04-24T07:21:00Z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ies>
</file>