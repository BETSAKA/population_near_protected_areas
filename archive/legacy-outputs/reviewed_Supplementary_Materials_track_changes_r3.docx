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A65B2" w14:textId="3F16D5E8" w:rsidR="00E63349" w:rsidRDefault="00000000">
      <w:pPr>
        <w:pStyle w:val="Titre"/>
      </w:pPr>
      <w:r>
        <w:t>Supplementary Materials</w:t>
      </w:r>
    </w:p>
    <w:p w14:paraId="6A190C75" w14:textId="159B6A5E" w:rsidR="00F615FC" w:rsidRPr="00F615FC" w:rsidRDefault="00F615FC" w:rsidP="00F615FC">
      <w:pPr>
        <w:pStyle w:val="Corpsdetexte"/>
        <w:rPr>
          <w:del w:id="0" w:author="L’auteur" w:date="2026-08-04T17:18:00Z"/>
        </w:rPr>
      </w:pPr>
      <w:del w:id="1" w:author="L’auteur" w:date="2026-08-04T17:18:00Z">
        <w:r>
          <w:br/>
        </w:r>
      </w:del>
    </w:p>
    <w:p w14:paraId="71EC4F1D" w14:textId="77777777" w:rsidR="00E63349" w:rsidRDefault="00000000">
      <w:pPr>
        <w:pStyle w:val="Titre2"/>
      </w:pPr>
      <w:bookmarkStart w:id="2" w:name="X7a1c83f4ac0152fda2163ec106c2b4e397a1939"/>
      <w:r>
        <w:t>Section A. Data processing and variable definitions</w:t>
      </w:r>
    </w:p>
    <w:p w14:paraId="11A3EFA4" w14:textId="77777777" w:rsidR="00E63349" w:rsidRDefault="00000000">
      <w:pPr>
        <w:pStyle w:val="Titre3"/>
      </w:pPr>
      <w:bookmarkStart w:id="3" w:name="protected-area-data"/>
      <w:r>
        <w:t>Protected area data</w:t>
      </w:r>
    </w:p>
    <w:p w14:paraId="592D33D4" w14:textId="77777777" w:rsidR="00E63349" w:rsidRDefault="00000000">
      <w:pPr>
        <w:pStyle w:val="FirstParagraph"/>
      </w:pPr>
      <w:r>
        <w:t>Protected area boundaries and attributes are drawn from the World Database on Protected Areas (WDPA), May 2021 release (UNEP-WCMC and IUCN 2023). The following WDPA fields are used, with definitions drawn from the WDPA User Manual (UNEP-WCMC 2024):</w:t>
      </w:r>
    </w:p>
    <w:p w14:paraId="362A3045" w14:textId="77777777" w:rsidR="00E63349" w:rsidRDefault="00000000">
      <w:pPr>
        <w:numPr>
          <w:ilvl w:val="0"/>
          <w:numId w:val="4"/>
        </w:numPr>
      </w:pPr>
      <w:r>
        <w:rPr>
          <w:b/>
          <w:bCs/>
        </w:rPr>
        <w:t>STATUS</w:t>
      </w:r>
      <w:r>
        <w:t xml:space="preserve">: The legal or established status of a protected area. We retain only sites with </w:t>
      </w:r>
      <w:r>
        <w:rPr>
          <w:rStyle w:val="VerbatimChar"/>
        </w:rPr>
        <w:t>STATUS</w:t>
      </w:r>
      <w:r>
        <w:t xml:space="preserve"> equal to “Designated”, “Established”, or “Inscribed”, which correspond to sites that have been formally recognized through legal or other effective means.</w:t>
      </w:r>
    </w:p>
    <w:p w14:paraId="0B8AA242" w14:textId="77777777" w:rsidR="00E63349" w:rsidRDefault="00000000">
      <w:pPr>
        <w:numPr>
          <w:ilvl w:val="0"/>
          <w:numId w:val="4"/>
        </w:numPr>
      </w:pPr>
      <w:r>
        <w:rPr>
          <w:b/>
          <w:bCs/>
        </w:rPr>
        <w:t>STATUS_YR</w:t>
      </w:r>
      <w:r>
        <w:t xml:space="preserve">: The year in which the protected area was designated or established. A value of </w:t>
      </w:r>
      <w:r>
        <w:rPr>
          <w:b/>
          <w:bCs/>
        </w:rPr>
        <w:t>0 indicates that the designation year was not reported</w:t>
      </w:r>
      <w:r>
        <w:t xml:space="preserve"> by the data provider. It does not mean the PA was created in year zero, nor that its existence is uncertain – it simply reflects missing temporal metadata. In the May 2021 WDPA release, a non-negligible number of PAs carry </w:t>
      </w:r>
      <w:r>
        <w:rPr>
          <w:rStyle w:val="VerbatimChar"/>
        </w:rPr>
        <w:t>STATUS_YR = 0</w:t>
      </w:r>
      <w:r>
        <w:t>.</w:t>
      </w:r>
    </w:p>
    <w:p w14:paraId="607F73A0" w14:textId="77777777" w:rsidR="00E63349" w:rsidRDefault="00000000">
      <w:pPr>
        <w:numPr>
          <w:ilvl w:val="0"/>
          <w:numId w:val="4"/>
        </w:numPr>
      </w:pPr>
      <w:r>
        <w:rPr>
          <w:b/>
          <w:bCs/>
        </w:rPr>
        <w:t>IUCN_CAT</w:t>
      </w:r>
      <w:r>
        <w:t>: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 “Not Reported”, “Not Applicable”, or “Not Assigned” – we group these as “unknown IUCN category”.</w:t>
      </w:r>
    </w:p>
    <w:p w14:paraId="14839D11" w14:textId="77777777" w:rsidR="00E63349" w:rsidRDefault="00000000">
      <w:pPr>
        <w:numPr>
          <w:ilvl w:val="0"/>
          <w:numId w:val="4"/>
        </w:numPr>
      </w:pPr>
      <w:r>
        <w:rPr>
          <w:b/>
          <w:bCs/>
        </w:rPr>
        <w:t>DESIG_ENG</w:t>
      </w:r>
      <w:r>
        <w:t>: The designation type in English. UNESCO-MAB Biosphere Reserves are excluded, as is standard practice, because they often encompass large areas with minimal legal protection (Hanson 2022).</w:t>
      </w:r>
    </w:p>
    <w:p w14:paraId="182D43C9" w14:textId="77777777" w:rsidR="00E63349" w:rsidRDefault="00000000">
      <w:pPr>
        <w:numPr>
          <w:ilvl w:val="0"/>
          <w:numId w:val="4"/>
        </w:numPr>
      </w:pPr>
      <w:r>
        <w:rPr>
          <w:b/>
          <w:bCs/>
        </w:rPr>
        <w:t>MARINE</w:t>
      </w:r>
      <w:r>
        <w:t>: Indicates whether the PA is terrestrial, coastal, or marine. We exclude purely marine PAs (</w:t>
      </w:r>
      <w:r>
        <w:rPr>
          <w:rStyle w:val="VerbatimChar"/>
        </w:rPr>
        <w:t>MARINE = "2"</w:t>
      </w:r>
      <w:r>
        <w:t>).</w:t>
      </w:r>
    </w:p>
    <w:p w14:paraId="1B8E28C0" w14:textId="77777777" w:rsidR="00E63349" w:rsidRDefault="00000000">
      <w:pPr>
        <w:pStyle w:val="Titre3"/>
      </w:pPr>
      <w:bookmarkStart w:id="4" w:name="Xf35d0e9fa82f3a2a49eb427dd9ba6d296012902"/>
      <w:bookmarkEnd w:id="3"/>
      <w:r>
        <w:t>Temporal classification of protected areas</w:t>
      </w:r>
    </w:p>
    <w:p w14:paraId="37BE001A" w14:textId="77777777" w:rsidR="00E63349" w:rsidRDefault="00000000">
      <w:pPr>
        <w:pStyle w:val="FirstParagraph"/>
      </w:pPr>
      <w:r>
        <w:t xml:space="preserve">Because </w:t>
      </w:r>
      <w:r>
        <w:rPr>
          <w:rStyle w:val="VerbatimChar"/>
        </w:rPr>
        <w:t>STATUS_YR = 0</w:t>
      </w:r>
      <w:r>
        <w:t xml:space="preserve"> is common in the WDPA, we distinguish two sets of PAs:</w:t>
      </w:r>
    </w:p>
    <w:p w14:paraId="0F16C1AF" w14:textId="77777777" w:rsidR="00E63349" w:rsidRDefault="00000000">
      <w:pPr>
        <w:numPr>
          <w:ilvl w:val="0"/>
          <w:numId w:val="5"/>
        </w:numPr>
      </w:pPr>
      <w:r>
        <w:rPr>
          <w:b/>
          <w:bCs/>
        </w:rPr>
        <w:t>PAs with recorded designation year</w:t>
      </w:r>
      <w:r>
        <w:t xml:space="preserve">: used for the 2000–2020 comparison. For 2000, we retain PAs with </w:t>
      </w:r>
      <w:r>
        <w:rPr>
          <w:rStyle w:val="VerbatimChar"/>
        </w:rPr>
        <w:t>1 ≤ STATUS_YR ≤ 2000</w:t>
      </w:r>
      <w:r>
        <w:t xml:space="preserve">. For 2020, we retain PAs with </w:t>
      </w:r>
      <w:r>
        <w:rPr>
          <w:rStyle w:val="VerbatimChar"/>
        </w:rPr>
        <w:t>1 ≤ STATUS_YR ≤ 2020</w:t>
      </w:r>
      <w:r>
        <w:t>.</w:t>
      </w:r>
    </w:p>
    <w:p w14:paraId="7711210D" w14:textId="77777777" w:rsidR="00E63349" w:rsidRDefault="00000000">
      <w:pPr>
        <w:numPr>
          <w:ilvl w:val="0"/>
          <w:numId w:val="5"/>
        </w:numPr>
      </w:pPr>
      <w:r>
        <w:rPr>
          <w:b/>
          <w:bCs/>
        </w:rPr>
        <w:t>All PAs in 2020</w:t>
      </w:r>
      <w:r>
        <w:t xml:space="preserve">: includes all PAs from set (1) above plus those with </w:t>
      </w:r>
      <w:r>
        <w:rPr>
          <w:rStyle w:val="VerbatimChar"/>
        </w:rPr>
        <w:t>STATUS_YR = 0</w:t>
      </w:r>
      <w:r>
        <w:t xml:space="preserve">. These PAs are known to exist because they appear in the May 2021 WDPA release – </w:t>
      </w:r>
      <w:r>
        <w:lastRenderedPageBreak/>
        <w:t>their designation year is simply not recorded. This is the set used for the main 2020 cross-section (Table 1, Figure 1).</w:t>
      </w:r>
    </w:p>
    <w:p w14:paraId="672DDEB0" w14:textId="77777777" w:rsidR="00E63349" w:rsidRDefault="00000000">
      <w:pPr>
        <w:pStyle w:val="FirstParagraph"/>
      </w:pPr>
      <w:r>
        <w:t>The 2000–2020 comparison is restricted to set (1) because PAs with missing designation year cannot be reliably assigned to the 2000 period.</w:t>
      </w:r>
    </w:p>
    <w:p w14:paraId="65C50696" w14:textId="77777777" w:rsidR="00E63349" w:rsidRDefault="00000000">
      <w:pPr>
        <w:pStyle w:val="Titre3"/>
      </w:pPr>
      <w:bookmarkStart w:id="5" w:name="spatial-processing-in-r"/>
      <w:bookmarkEnd w:id="4"/>
      <w:r>
        <w:t>Spatial processing in R</w:t>
      </w:r>
    </w:p>
    <w:p w14:paraId="529AA3F9" w14:textId="77777777" w:rsidR="00E63349" w:rsidRDefault="00000000">
      <w:pPr>
        <w:pStyle w:val="FirstParagraph"/>
      </w:pPr>
      <w:r>
        <w:t>Population counts inside and near protected areas were computed in R (R Core Team 2023) for each country and each first-level administrative unit (ADM1) from geoBoundaries v6.0.0 (Runfola et al. 2020), using the terra (Hijmans 2025) and exactextractr (Baston 2023) packages for raster extraction and sf (Pebesma 2018) for vector operations, run on the SSP Cloud data-science platform (Avouac et al. 2025). All geometries were processed in an equal-area projection (EPSG:6933), and protected areas were filtered to each country by ISO3 code so that PAs in neighbouring countries are not attributed across borders. For each administrative unit, the following steps were performed:</w:t>
      </w:r>
    </w:p>
    <w:p w14:paraId="11916E7D" w14:textId="77777777" w:rsidR="00E63349" w:rsidRDefault="00000000">
      <w:pPr>
        <w:numPr>
          <w:ilvl w:val="0"/>
          <w:numId w:val="6"/>
        </w:numPr>
      </w:pPr>
      <w:r>
        <w:rPr>
          <w:b/>
          <w:bCs/>
        </w:rPr>
        <w:t>Classification</w:t>
      </w:r>
      <w:r>
        <w:t>: PAs were assigned to one of three IUCN groups (strict, non-strict, unknown) and dissolved into one geometry per group.</w:t>
      </w:r>
    </w:p>
    <w:p w14:paraId="13485B86" w14:textId="77777777" w:rsidR="00E63349" w:rsidRDefault="00000000">
      <w:pPr>
        <w:numPr>
          <w:ilvl w:val="0"/>
          <w:numId w:val="6"/>
        </w:numPr>
      </w:pPr>
      <w:r>
        <w:rPr>
          <w:b/>
          <w:bCs/>
        </w:rPr>
        <w:t>Hierarchical assignment</w:t>
      </w:r>
      <w:r>
        <w:t>: Where PA categories overlap spatially, area was assigned to the highest-priority category using an exclusive hierarchy: strict &gt; non-strict &gt; unknown. Each location belongs to at most one category.</w:t>
      </w:r>
    </w:p>
    <w:p w14:paraId="59EBDA4D" w14:textId="77777777" w:rsidR="00E63349" w:rsidRDefault="00000000">
      <w:pPr>
        <w:numPr>
          <w:ilvl w:val="0"/>
          <w:numId w:val="6"/>
        </w:numPr>
      </w:pPr>
      <w:r>
        <w:rPr>
          <w:b/>
          <w:bCs/>
        </w:rPr>
        <w:t>Buffer construction</w:t>
      </w:r>
      <w:r>
        <w:t>: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14:paraId="4822A5C5" w14:textId="77777777" w:rsidR="00E63349" w:rsidRDefault="00000000">
      <w:pPr>
        <w:numPr>
          <w:ilvl w:val="0"/>
          <w:numId w:val="6"/>
        </w:numPr>
      </w:pPr>
      <w:r>
        <w:rPr>
          <w:b/>
          <w:bCs/>
        </w:rPr>
        <w:t>Zonal aggregation</w:t>
      </w:r>
      <w:r>
        <w:t>: Population (from GHSL or WorldPop) and land area were summed within each interior and ring, clipped to national boundaries. Buffer zones are truncated at international borders.</w:t>
      </w:r>
    </w:p>
    <w:p w14:paraId="12264A09" w14:textId="77777777" w:rsidR="003D50DE" w:rsidRDefault="00000000">
      <w:pPr>
        <w:pStyle w:val="FirstParagraph"/>
        <w:rPr>
          <w:ins w:id="6" w:author="L’auteur" w:date="2026-08-04T17:18:00Z"/>
        </w:rPr>
      </w:pPr>
      <w:ins w:id="7" w:author="L’auteur" w:date="2026-08-04T17:18:00Z">
        <w:r>
          <w:t xml:space="preserve">We also computed total PA boundary length by IUCN category from the same filtered WDPA polygons. Multipart geometries belonging to the same </w:t>
        </w:r>
        <w:r>
          <w:rPr>
            <w:rStyle w:val="VerbatimChar"/>
          </w:rPr>
          <w:t>WDPAID</w:t>
        </w:r>
        <w:r>
          <w:t xml:space="preserve"> were dissolved in EPSG:6933, and their perimeters were summed by category. This provides a category-level measure of potential boundary exposure that complements the area-based standardization reported in the main text.</w:t>
        </w:r>
      </w:ins>
    </w:p>
    <w:p w14:paraId="743E62AF" w14:textId="77777777" w:rsidR="00E63349" w:rsidRDefault="00000000">
      <w:pPr>
        <w:pStyle w:val="Titre3"/>
      </w:pPr>
      <w:bookmarkStart w:id="8" w:name="output-dataset-structure"/>
      <w:bookmarkEnd w:id="5"/>
      <w:r>
        <w:t>Output dataset structure</w:t>
      </w:r>
    </w:p>
    <w:p w14:paraId="185CD7E6" w14:textId="77777777" w:rsidR="00E63349" w:rsidRDefault="00000000">
      <w:pPr>
        <w:pStyle w:val="FirstParagraph"/>
      </w:pPr>
      <w:r>
        <w:t>The R computation produces one CSV file per country and population source (GHSL or WorldPop), with one row per ADM1 unit and temporal subset. Key variables in the output:</w:t>
      </w:r>
    </w:p>
    <w:tbl>
      <w:tblPr>
        <w:tblStyle w:val="Table"/>
        <w:tblW w:w="5000" w:type="pct"/>
        <w:tblLayout w:type="fixed"/>
        <w:tblLook w:val="0020" w:firstRow="1" w:lastRow="0" w:firstColumn="0" w:lastColumn="0" w:noHBand="0" w:noVBand="0"/>
      </w:tblPr>
      <w:tblGrid>
        <w:gridCol w:w="3359"/>
        <w:gridCol w:w="4031"/>
        <w:gridCol w:w="2016"/>
      </w:tblGrid>
      <w:tr w:rsidR="00E63349" w14:paraId="54D92ADD" w14:textId="77777777" w:rsidTr="00E63349">
        <w:trPr>
          <w:cnfStyle w:val="100000000000" w:firstRow="1" w:lastRow="0" w:firstColumn="0" w:lastColumn="0" w:oddVBand="0" w:evenVBand="0" w:oddHBand="0" w:evenHBand="0" w:firstRowFirstColumn="0" w:firstRowLastColumn="0" w:lastRowFirstColumn="0" w:lastRowLastColumn="0"/>
          <w:tblHeader/>
        </w:trPr>
        <w:tc>
          <w:tcPr>
            <w:tcW w:w="2828" w:type="dxa"/>
          </w:tcPr>
          <w:p w14:paraId="3CD36401" w14:textId="77777777" w:rsidR="00E63349" w:rsidRDefault="00000000">
            <w:pPr>
              <w:pStyle w:val="Compact"/>
              <w:jc w:val="left"/>
            </w:pPr>
            <w:r>
              <w:lastRenderedPageBreak/>
              <w:t>Variable</w:t>
            </w:r>
          </w:p>
        </w:tc>
        <w:tc>
          <w:tcPr>
            <w:tcW w:w="3394" w:type="dxa"/>
          </w:tcPr>
          <w:p w14:paraId="14B03EDA" w14:textId="77777777" w:rsidR="00E63349" w:rsidRDefault="00000000">
            <w:pPr>
              <w:pStyle w:val="Compact"/>
              <w:jc w:val="left"/>
            </w:pPr>
            <w:r>
              <w:t>Definition</w:t>
            </w:r>
          </w:p>
        </w:tc>
        <w:tc>
          <w:tcPr>
            <w:tcW w:w="1697" w:type="dxa"/>
          </w:tcPr>
          <w:p w14:paraId="4867E56C" w14:textId="77777777" w:rsidR="00E63349" w:rsidRDefault="00000000">
            <w:pPr>
              <w:pStyle w:val="Compact"/>
              <w:jc w:val="left"/>
            </w:pPr>
            <w:r>
              <w:t>Unit</w:t>
            </w:r>
          </w:p>
        </w:tc>
      </w:tr>
      <w:tr w:rsidR="00E63349" w14:paraId="1E5F954E" w14:textId="77777777">
        <w:tc>
          <w:tcPr>
            <w:tcW w:w="2828" w:type="dxa"/>
          </w:tcPr>
          <w:p w14:paraId="2A4E36D4" w14:textId="77777777" w:rsidR="00E63349" w:rsidRDefault="00000000">
            <w:pPr>
              <w:pStyle w:val="Compact"/>
              <w:jc w:val="left"/>
            </w:pPr>
            <w:r>
              <w:rPr>
                <w:rStyle w:val="VerbatimChar"/>
              </w:rPr>
              <w:t>pop_total</w:t>
            </w:r>
          </w:p>
        </w:tc>
        <w:tc>
          <w:tcPr>
            <w:tcW w:w="3394" w:type="dxa"/>
          </w:tcPr>
          <w:p w14:paraId="159A34FD" w14:textId="77777777" w:rsidR="00E63349" w:rsidRDefault="00000000">
            <w:pPr>
              <w:pStyle w:val="Compact"/>
              <w:jc w:val="left"/>
            </w:pPr>
            <w:r>
              <w:t>Total population within the administrative unit</w:t>
            </w:r>
          </w:p>
        </w:tc>
        <w:tc>
          <w:tcPr>
            <w:tcW w:w="1697" w:type="dxa"/>
          </w:tcPr>
          <w:p w14:paraId="57EF9CCF" w14:textId="77777777" w:rsidR="00E63349" w:rsidRDefault="00000000">
            <w:pPr>
              <w:pStyle w:val="Compact"/>
              <w:jc w:val="left"/>
            </w:pPr>
            <w:r>
              <w:t>persons</w:t>
            </w:r>
          </w:p>
        </w:tc>
      </w:tr>
      <w:tr w:rsidR="00E63349" w14:paraId="3F99196A" w14:textId="77777777">
        <w:tc>
          <w:tcPr>
            <w:tcW w:w="2828" w:type="dxa"/>
          </w:tcPr>
          <w:p w14:paraId="53EF9E96" w14:textId="77777777" w:rsidR="00E63349" w:rsidRDefault="00000000">
            <w:pPr>
              <w:pStyle w:val="Compact"/>
              <w:jc w:val="left"/>
            </w:pPr>
            <w:r>
              <w:rPr>
                <w:rStyle w:val="VerbatimChar"/>
              </w:rPr>
              <w:t>pop_strict</w:t>
            </w:r>
          </w:p>
        </w:tc>
        <w:tc>
          <w:tcPr>
            <w:tcW w:w="3394" w:type="dxa"/>
          </w:tcPr>
          <w:p w14:paraId="2AA3C4BF" w14:textId="77777777" w:rsidR="00E63349" w:rsidRDefault="00000000">
            <w:pPr>
              <w:pStyle w:val="Compact"/>
              <w:jc w:val="left"/>
              <w:rPr>
                <w:rPrChange w:id="9" w:author="L’auteur" w:date="2026-08-04T17:18:00Z">
                  <w:rPr>
                    <w:lang w:val="fr-FR"/>
                  </w:rPr>
                </w:rPrChange>
              </w:rPr>
            </w:pPr>
            <w:r>
              <w:rPr>
                <w:rPrChange w:id="10" w:author="L’auteur" w:date="2026-08-04T17:18:00Z">
                  <w:rPr>
                    <w:lang w:val="fr-FR"/>
                  </w:rPr>
                </w:rPrChange>
              </w:rPr>
              <w:t xml:space="preserve">Population </w:t>
            </w:r>
            <w:proofErr w:type="spellStart"/>
            <w:r>
              <w:rPr>
                <w:rPrChange w:id="11" w:author="L’auteur" w:date="2026-08-04T17:18:00Z">
                  <w:rPr>
                    <w:lang w:val="fr-FR"/>
                  </w:rPr>
                </w:rPrChange>
              </w:rPr>
              <w:t>inside</w:t>
            </w:r>
            <w:proofErr w:type="spellEnd"/>
            <w:r>
              <w:rPr>
                <w:rPrChange w:id="12" w:author="L’auteur" w:date="2026-08-04T17:18:00Z">
                  <w:rPr>
                    <w:lang w:val="fr-FR"/>
                  </w:rPr>
                </w:rPrChange>
              </w:rPr>
              <w:t xml:space="preserve"> strict </w:t>
            </w:r>
            <w:proofErr w:type="spellStart"/>
            <w:r>
              <w:rPr>
                <w:rPrChange w:id="13" w:author="L’auteur" w:date="2026-08-04T17:18:00Z">
                  <w:rPr>
                    <w:lang w:val="fr-FR"/>
                  </w:rPr>
                </w:rPrChange>
              </w:rPr>
              <w:t>PAs</w:t>
            </w:r>
            <w:proofErr w:type="spellEnd"/>
            <w:r>
              <w:rPr>
                <w:rPrChange w:id="14" w:author="L’auteur" w:date="2026-08-04T17:18:00Z">
                  <w:rPr>
                    <w:lang w:val="fr-FR"/>
                  </w:rPr>
                </w:rPrChange>
              </w:rPr>
              <w:t xml:space="preserve"> (IUCN Ia-III)</w:t>
            </w:r>
          </w:p>
        </w:tc>
        <w:tc>
          <w:tcPr>
            <w:tcW w:w="1697" w:type="dxa"/>
          </w:tcPr>
          <w:p w14:paraId="67BFAE93" w14:textId="77777777" w:rsidR="00E63349" w:rsidRDefault="00000000">
            <w:pPr>
              <w:pStyle w:val="Compact"/>
              <w:jc w:val="left"/>
            </w:pPr>
            <w:r>
              <w:t>persons</w:t>
            </w:r>
          </w:p>
        </w:tc>
      </w:tr>
      <w:tr w:rsidR="00E63349" w14:paraId="3BA85FC2" w14:textId="77777777">
        <w:tc>
          <w:tcPr>
            <w:tcW w:w="2828" w:type="dxa"/>
          </w:tcPr>
          <w:p w14:paraId="6F70D371" w14:textId="77777777" w:rsidR="00E63349" w:rsidRDefault="00000000">
            <w:pPr>
              <w:pStyle w:val="Compact"/>
              <w:jc w:val="left"/>
            </w:pPr>
            <w:r>
              <w:rPr>
                <w:rStyle w:val="VerbatimChar"/>
              </w:rPr>
              <w:t>pop_nonstrict</w:t>
            </w:r>
          </w:p>
        </w:tc>
        <w:tc>
          <w:tcPr>
            <w:tcW w:w="3394" w:type="dxa"/>
          </w:tcPr>
          <w:p w14:paraId="566C9162" w14:textId="77777777" w:rsidR="00E63349" w:rsidRDefault="00000000">
            <w:pPr>
              <w:pStyle w:val="Compact"/>
              <w:jc w:val="left"/>
              <w:rPr>
                <w:rPrChange w:id="15" w:author="L’auteur" w:date="2026-08-04T17:18:00Z">
                  <w:rPr>
                    <w:lang w:val="fr-FR"/>
                  </w:rPr>
                </w:rPrChange>
              </w:rPr>
            </w:pPr>
            <w:r>
              <w:rPr>
                <w:rPrChange w:id="16" w:author="L’auteur" w:date="2026-08-04T17:18:00Z">
                  <w:rPr>
                    <w:lang w:val="fr-FR"/>
                  </w:rPr>
                </w:rPrChange>
              </w:rPr>
              <w:t xml:space="preserve">Population </w:t>
            </w:r>
            <w:proofErr w:type="spellStart"/>
            <w:r>
              <w:rPr>
                <w:rPrChange w:id="17" w:author="L’auteur" w:date="2026-08-04T17:18:00Z">
                  <w:rPr>
                    <w:lang w:val="fr-FR"/>
                  </w:rPr>
                </w:rPrChange>
              </w:rPr>
              <w:t>inside</w:t>
            </w:r>
            <w:proofErr w:type="spellEnd"/>
            <w:r>
              <w:rPr>
                <w:rPrChange w:id="18" w:author="L’auteur" w:date="2026-08-04T17:18:00Z">
                  <w:rPr>
                    <w:lang w:val="fr-FR"/>
                  </w:rPr>
                </w:rPrChange>
              </w:rPr>
              <w:t xml:space="preserve"> non-strict </w:t>
            </w:r>
            <w:proofErr w:type="spellStart"/>
            <w:r>
              <w:rPr>
                <w:rPrChange w:id="19" w:author="L’auteur" w:date="2026-08-04T17:18:00Z">
                  <w:rPr>
                    <w:lang w:val="fr-FR"/>
                  </w:rPr>
                </w:rPrChange>
              </w:rPr>
              <w:t>PAs</w:t>
            </w:r>
            <w:proofErr w:type="spellEnd"/>
            <w:r>
              <w:rPr>
                <w:rPrChange w:id="20" w:author="L’auteur" w:date="2026-08-04T17:18:00Z">
                  <w:rPr>
                    <w:lang w:val="fr-FR"/>
                  </w:rPr>
                </w:rPrChange>
              </w:rPr>
              <w:t xml:space="preserve"> (IUCN IV-VI)</w:t>
            </w:r>
          </w:p>
        </w:tc>
        <w:tc>
          <w:tcPr>
            <w:tcW w:w="1697" w:type="dxa"/>
          </w:tcPr>
          <w:p w14:paraId="1E1235D8" w14:textId="77777777" w:rsidR="00E63349" w:rsidRDefault="00000000">
            <w:pPr>
              <w:pStyle w:val="Compact"/>
              <w:jc w:val="left"/>
            </w:pPr>
            <w:r>
              <w:t>persons</w:t>
            </w:r>
          </w:p>
        </w:tc>
      </w:tr>
      <w:tr w:rsidR="00E63349" w14:paraId="02CF405F" w14:textId="77777777">
        <w:tc>
          <w:tcPr>
            <w:tcW w:w="2828" w:type="dxa"/>
          </w:tcPr>
          <w:p w14:paraId="456E6979" w14:textId="77777777" w:rsidR="00E63349" w:rsidRDefault="00000000">
            <w:pPr>
              <w:pStyle w:val="Compact"/>
              <w:jc w:val="left"/>
            </w:pPr>
            <w:r>
              <w:rPr>
                <w:rStyle w:val="VerbatimChar"/>
              </w:rPr>
              <w:t>pop_unknowncat</w:t>
            </w:r>
          </w:p>
        </w:tc>
        <w:tc>
          <w:tcPr>
            <w:tcW w:w="3394" w:type="dxa"/>
          </w:tcPr>
          <w:p w14:paraId="37D11230" w14:textId="77777777" w:rsidR="00E63349" w:rsidRDefault="00000000">
            <w:pPr>
              <w:pStyle w:val="Compact"/>
              <w:jc w:val="left"/>
            </w:pPr>
            <w:r>
              <w:t>Population inside PAs of unknown IUCN category</w:t>
            </w:r>
          </w:p>
        </w:tc>
        <w:tc>
          <w:tcPr>
            <w:tcW w:w="1697" w:type="dxa"/>
          </w:tcPr>
          <w:p w14:paraId="6AB37CFF" w14:textId="77777777" w:rsidR="00E63349" w:rsidRDefault="00000000">
            <w:pPr>
              <w:pStyle w:val="Compact"/>
              <w:jc w:val="left"/>
            </w:pPr>
            <w:r>
              <w:t>persons</w:t>
            </w:r>
          </w:p>
        </w:tc>
      </w:tr>
      <w:tr w:rsidR="00E63349" w14:paraId="66851658" w14:textId="77777777">
        <w:tc>
          <w:tcPr>
            <w:tcW w:w="2828" w:type="dxa"/>
          </w:tcPr>
          <w:p w14:paraId="63E5280B" w14:textId="77777777" w:rsidR="00E63349" w:rsidRDefault="00000000">
            <w:pPr>
              <w:pStyle w:val="Compact"/>
              <w:jc w:val="left"/>
            </w:pPr>
            <w:r>
              <w:rPr>
                <w:rStyle w:val="VerbatimChar"/>
              </w:rPr>
              <w:t>pop_strict10</w:t>
            </w:r>
          </w:p>
        </w:tc>
        <w:tc>
          <w:tcPr>
            <w:tcW w:w="3394" w:type="dxa"/>
          </w:tcPr>
          <w:p w14:paraId="693E1C4A" w14:textId="77777777" w:rsidR="00E63349" w:rsidRDefault="00000000">
            <w:pPr>
              <w:pStyle w:val="Compact"/>
              <w:jc w:val="left"/>
            </w:pPr>
            <w:r>
              <w:t>Population in the 10 km buffer ring around strict PAs (exclusive of inside)</w:t>
            </w:r>
          </w:p>
        </w:tc>
        <w:tc>
          <w:tcPr>
            <w:tcW w:w="1697" w:type="dxa"/>
          </w:tcPr>
          <w:p w14:paraId="0ED0421D" w14:textId="77777777" w:rsidR="00E63349" w:rsidRDefault="00000000">
            <w:pPr>
              <w:pStyle w:val="Compact"/>
              <w:jc w:val="left"/>
            </w:pPr>
            <w:r>
              <w:t>persons</w:t>
            </w:r>
          </w:p>
        </w:tc>
      </w:tr>
      <w:tr w:rsidR="00E63349" w14:paraId="0730D2BE" w14:textId="77777777">
        <w:tc>
          <w:tcPr>
            <w:tcW w:w="2828" w:type="dxa"/>
          </w:tcPr>
          <w:p w14:paraId="1AB71692" w14:textId="77777777" w:rsidR="00E63349" w:rsidRDefault="00000000">
            <w:pPr>
              <w:pStyle w:val="Compact"/>
              <w:jc w:val="left"/>
            </w:pPr>
            <w:r>
              <w:rPr>
                <w:rStyle w:val="VerbatimChar"/>
              </w:rPr>
              <w:t>pop_nonstrict10</w:t>
            </w:r>
          </w:p>
        </w:tc>
        <w:tc>
          <w:tcPr>
            <w:tcW w:w="3394" w:type="dxa"/>
          </w:tcPr>
          <w:p w14:paraId="7CE9A864" w14:textId="77777777" w:rsidR="00E63349" w:rsidRDefault="00000000">
            <w:pPr>
              <w:pStyle w:val="Compact"/>
              <w:jc w:val="left"/>
            </w:pPr>
            <w:r>
              <w:t>Population in the 10 km buffer ring around non-strict PAs (exclusive)</w:t>
            </w:r>
          </w:p>
        </w:tc>
        <w:tc>
          <w:tcPr>
            <w:tcW w:w="1697" w:type="dxa"/>
          </w:tcPr>
          <w:p w14:paraId="2AEDFDDD" w14:textId="77777777" w:rsidR="00E63349" w:rsidRDefault="00000000">
            <w:pPr>
              <w:pStyle w:val="Compact"/>
              <w:jc w:val="left"/>
            </w:pPr>
            <w:r>
              <w:t>persons</w:t>
            </w:r>
          </w:p>
        </w:tc>
      </w:tr>
      <w:tr w:rsidR="00E63349" w14:paraId="653152EB" w14:textId="77777777">
        <w:tc>
          <w:tcPr>
            <w:tcW w:w="2828" w:type="dxa"/>
          </w:tcPr>
          <w:p w14:paraId="77117320" w14:textId="77777777" w:rsidR="00E63349" w:rsidRDefault="00000000">
            <w:pPr>
              <w:pStyle w:val="Compact"/>
              <w:jc w:val="left"/>
            </w:pPr>
            <w:r>
              <w:rPr>
                <w:rStyle w:val="VerbatimChar"/>
              </w:rPr>
              <w:t>pop_unknowncat10</w:t>
            </w:r>
          </w:p>
        </w:tc>
        <w:tc>
          <w:tcPr>
            <w:tcW w:w="3394" w:type="dxa"/>
          </w:tcPr>
          <w:p w14:paraId="737A83FD" w14:textId="77777777" w:rsidR="00E63349" w:rsidRDefault="00000000">
            <w:pPr>
              <w:pStyle w:val="Compact"/>
              <w:jc w:val="left"/>
            </w:pPr>
            <w:r>
              <w:t>Population in the 10 km buffer ring around unknown-category PAs (exclusive)</w:t>
            </w:r>
          </w:p>
        </w:tc>
        <w:tc>
          <w:tcPr>
            <w:tcW w:w="1697" w:type="dxa"/>
          </w:tcPr>
          <w:p w14:paraId="3E267A5F" w14:textId="77777777" w:rsidR="00E63349" w:rsidRDefault="00000000">
            <w:pPr>
              <w:pStyle w:val="Compact"/>
              <w:jc w:val="left"/>
            </w:pPr>
            <w:r>
              <w:t>persons</w:t>
            </w:r>
          </w:p>
        </w:tc>
      </w:tr>
      <w:tr w:rsidR="00E63349" w14:paraId="5F361AA4" w14:textId="77777777">
        <w:tc>
          <w:tcPr>
            <w:tcW w:w="2828" w:type="dxa"/>
          </w:tcPr>
          <w:p w14:paraId="3046FB5B" w14:textId="77777777" w:rsidR="00E63349" w:rsidRDefault="00000000">
            <w:pPr>
              <w:pStyle w:val="Compact"/>
              <w:jc w:val="left"/>
            </w:pPr>
            <w:r>
              <w:rPr>
                <w:rStyle w:val="VerbatimChar"/>
              </w:rPr>
              <w:t>area_strict</w:t>
            </w:r>
          </w:p>
        </w:tc>
        <w:tc>
          <w:tcPr>
            <w:tcW w:w="3394" w:type="dxa"/>
          </w:tcPr>
          <w:p w14:paraId="2E25A0CF" w14:textId="77777777" w:rsidR="00E63349" w:rsidRDefault="00000000">
            <w:pPr>
              <w:pStyle w:val="Compact"/>
              <w:jc w:val="left"/>
            </w:pPr>
            <w:r>
              <w:t>Land area inside strict PAs</w:t>
            </w:r>
          </w:p>
        </w:tc>
        <w:tc>
          <w:tcPr>
            <w:tcW w:w="1697" w:type="dxa"/>
          </w:tcPr>
          <w:p w14:paraId="7496FB5D" w14:textId="77777777" w:rsidR="00E63349" w:rsidRDefault="00000000">
            <w:pPr>
              <w:pStyle w:val="Compact"/>
              <w:jc w:val="left"/>
            </w:pPr>
            <w:r>
              <w:t>km²</w:t>
            </w:r>
          </w:p>
        </w:tc>
      </w:tr>
      <w:tr w:rsidR="00E63349" w14:paraId="3AF6EB0D" w14:textId="77777777">
        <w:tc>
          <w:tcPr>
            <w:tcW w:w="2828" w:type="dxa"/>
          </w:tcPr>
          <w:p w14:paraId="39A8E929" w14:textId="77777777" w:rsidR="00E63349" w:rsidRDefault="00000000">
            <w:pPr>
              <w:pStyle w:val="Compact"/>
              <w:jc w:val="left"/>
            </w:pPr>
            <w:r>
              <w:rPr>
                <w:rStyle w:val="VerbatimChar"/>
              </w:rPr>
              <w:t>area_nonstrict</w:t>
            </w:r>
          </w:p>
        </w:tc>
        <w:tc>
          <w:tcPr>
            <w:tcW w:w="3394" w:type="dxa"/>
          </w:tcPr>
          <w:p w14:paraId="20058CBC" w14:textId="77777777" w:rsidR="00E63349" w:rsidRDefault="00000000">
            <w:pPr>
              <w:pStyle w:val="Compact"/>
              <w:jc w:val="left"/>
            </w:pPr>
            <w:r>
              <w:t>Land area inside non-strict PAs</w:t>
            </w:r>
          </w:p>
        </w:tc>
        <w:tc>
          <w:tcPr>
            <w:tcW w:w="1697" w:type="dxa"/>
          </w:tcPr>
          <w:p w14:paraId="0FF4BCAD" w14:textId="77777777" w:rsidR="00E63349" w:rsidRDefault="00000000">
            <w:pPr>
              <w:pStyle w:val="Compact"/>
              <w:jc w:val="left"/>
            </w:pPr>
            <w:r>
              <w:t>km²</w:t>
            </w:r>
          </w:p>
        </w:tc>
      </w:tr>
      <w:tr w:rsidR="00E63349" w14:paraId="28325630" w14:textId="77777777">
        <w:tc>
          <w:tcPr>
            <w:tcW w:w="2828" w:type="dxa"/>
          </w:tcPr>
          <w:p w14:paraId="2DA42006" w14:textId="77777777" w:rsidR="00E63349" w:rsidRDefault="00000000">
            <w:pPr>
              <w:pStyle w:val="Compact"/>
              <w:jc w:val="left"/>
            </w:pPr>
            <w:r>
              <w:rPr>
                <w:rStyle w:val="VerbatimChar"/>
              </w:rPr>
              <w:t>area_unknowncat</w:t>
            </w:r>
          </w:p>
        </w:tc>
        <w:tc>
          <w:tcPr>
            <w:tcW w:w="3394" w:type="dxa"/>
          </w:tcPr>
          <w:p w14:paraId="0C6D58E7" w14:textId="77777777" w:rsidR="00E63349" w:rsidRDefault="00000000">
            <w:pPr>
              <w:pStyle w:val="Compact"/>
              <w:jc w:val="left"/>
            </w:pPr>
            <w:r>
              <w:t>Land area inside unknown-category PAs</w:t>
            </w:r>
          </w:p>
        </w:tc>
        <w:tc>
          <w:tcPr>
            <w:tcW w:w="1697" w:type="dxa"/>
          </w:tcPr>
          <w:p w14:paraId="59F85DC6" w14:textId="77777777" w:rsidR="00E63349" w:rsidRDefault="00000000">
            <w:pPr>
              <w:pStyle w:val="Compact"/>
              <w:jc w:val="left"/>
            </w:pPr>
            <w:r>
              <w:t>km²</w:t>
            </w:r>
          </w:p>
        </w:tc>
      </w:tr>
      <w:tr w:rsidR="00E63349" w14:paraId="726B2A0F" w14:textId="77777777">
        <w:tc>
          <w:tcPr>
            <w:tcW w:w="2828" w:type="dxa"/>
          </w:tcPr>
          <w:p w14:paraId="2E214070" w14:textId="77777777" w:rsidR="00E63349" w:rsidRDefault="00000000">
            <w:pPr>
              <w:pStyle w:val="Compact"/>
              <w:jc w:val="left"/>
            </w:pPr>
            <w:r>
              <w:rPr>
                <w:rStyle w:val="VerbatimChar"/>
              </w:rPr>
              <w:t>scenario</w:t>
            </w:r>
          </w:p>
        </w:tc>
        <w:tc>
          <w:tcPr>
            <w:tcW w:w="3394" w:type="dxa"/>
          </w:tcPr>
          <w:p w14:paraId="4CB1C9BA" w14:textId="77777777" w:rsidR="00E63349" w:rsidRDefault="00000000">
            <w:pPr>
              <w:pStyle w:val="Compact"/>
              <w:jc w:val="left"/>
            </w:pPr>
            <w:r>
              <w:t xml:space="preserve">Temporal subset: </w:t>
            </w:r>
            <w:r>
              <w:rPr>
                <w:rStyle w:val="VerbatimChar"/>
              </w:rPr>
              <w:t>Confirmed_2000</w:t>
            </w:r>
            <w:r>
              <w:t xml:space="preserve">, </w:t>
            </w:r>
            <w:r>
              <w:rPr>
                <w:rStyle w:val="VerbatimChar"/>
              </w:rPr>
              <w:t>Confirmed_2020</w:t>
            </w:r>
            <w:r>
              <w:t xml:space="preserve">, </w:t>
            </w:r>
            <w:r>
              <w:rPr>
                <w:rStyle w:val="VerbatimChar"/>
              </w:rPr>
              <w:t>Unknown_Year</w:t>
            </w:r>
            <w:r>
              <w:t xml:space="preserve">, or </w:t>
            </w:r>
            <w:r>
              <w:rPr>
                <w:rStyle w:val="VerbatimChar"/>
              </w:rPr>
              <w:t>All_2020</w:t>
            </w:r>
          </w:p>
        </w:tc>
        <w:tc>
          <w:tcPr>
            <w:tcW w:w="1697" w:type="dxa"/>
          </w:tcPr>
          <w:p w14:paraId="5B94B185" w14:textId="77777777" w:rsidR="00E63349" w:rsidRDefault="00000000">
            <w:pPr>
              <w:pStyle w:val="Compact"/>
              <w:jc w:val="left"/>
            </w:pPr>
            <w:r>
              <w:t>–</w:t>
            </w:r>
          </w:p>
        </w:tc>
      </w:tr>
      <w:tr w:rsidR="00E63349" w14:paraId="3FD4CE32" w14:textId="77777777">
        <w:tc>
          <w:tcPr>
            <w:tcW w:w="2828" w:type="dxa"/>
          </w:tcPr>
          <w:p w14:paraId="14396D20" w14:textId="77777777" w:rsidR="00E63349" w:rsidRDefault="00000000">
            <w:pPr>
              <w:pStyle w:val="Compact"/>
              <w:jc w:val="left"/>
            </w:pPr>
            <w:r>
              <w:rPr>
                <w:rStyle w:val="VerbatimChar"/>
              </w:rPr>
              <w:t>source</w:t>
            </w:r>
          </w:p>
        </w:tc>
        <w:tc>
          <w:tcPr>
            <w:tcW w:w="3394" w:type="dxa"/>
          </w:tcPr>
          <w:p w14:paraId="7A1C18D9" w14:textId="77777777" w:rsidR="00E63349" w:rsidRDefault="00000000">
            <w:pPr>
              <w:pStyle w:val="Compact"/>
              <w:jc w:val="left"/>
            </w:pPr>
            <w:r>
              <w:t xml:space="preserve">Population dataset: </w:t>
            </w:r>
            <w:r>
              <w:rPr>
                <w:rStyle w:val="VerbatimChar"/>
              </w:rPr>
              <w:t>GHSL</w:t>
            </w:r>
            <w:r>
              <w:t xml:space="preserve"> or </w:t>
            </w:r>
            <w:r>
              <w:rPr>
                <w:rStyle w:val="VerbatimChar"/>
              </w:rPr>
              <w:t>WP</w:t>
            </w:r>
            <w:r>
              <w:t xml:space="preserve"> (WorldPop)</w:t>
            </w:r>
          </w:p>
        </w:tc>
        <w:tc>
          <w:tcPr>
            <w:tcW w:w="1697" w:type="dxa"/>
          </w:tcPr>
          <w:p w14:paraId="22F22DD3" w14:textId="77777777" w:rsidR="00E63349" w:rsidRDefault="00000000">
            <w:pPr>
              <w:pStyle w:val="Compact"/>
              <w:jc w:val="left"/>
            </w:pPr>
            <w:r>
              <w:t>–</w:t>
            </w:r>
          </w:p>
        </w:tc>
      </w:tr>
    </w:tbl>
    <w:p w14:paraId="61F72622" w14:textId="77777777" w:rsidR="00E63349" w:rsidRDefault="00000000">
      <w:pPr>
        <w:pStyle w:val="Corpsdetexte"/>
      </w:pPr>
      <w:r>
        <w:t xml:space="preserve">The </w:t>
      </w:r>
      <w:r>
        <w:rPr>
          <w:rStyle w:val="VerbatimChar"/>
        </w:rPr>
        <w:t>All_2020</w:t>
      </w:r>
      <w:r>
        <w:t xml:space="preserve"> subset (PAs with </w:t>
      </w:r>
      <w:r>
        <w:rPr>
          <w:rStyle w:val="VerbatimChar"/>
        </w:rPr>
        <w:t>1 ≤ STATUS_YR ≤ 2020</w:t>
      </w:r>
      <w:r>
        <w:t xml:space="preserve"> or </w:t>
      </w:r>
      <w:r>
        <w:rPr>
          <w:rStyle w:val="VerbatimChar"/>
        </w:rPr>
        <w:t>STATUS_YR = 0</w:t>
      </w:r>
      <w:r>
        <w:t xml:space="preserve">) is computed directly with a single joint mask, rather than by summing </w:t>
      </w:r>
      <w:r>
        <w:rPr>
          <w:rStyle w:val="VerbatimChar"/>
        </w:rPr>
        <w:t>Confirmed_2020</w:t>
      </w:r>
      <w:r>
        <w:t xml:space="preserve"> and </w:t>
      </w:r>
      <w:r>
        <w:rPr>
          <w:rStyle w:val="VerbatimChar"/>
        </w:rPr>
        <w:t>Unknown_Year</w:t>
      </w:r>
      <w:r>
        <w:t xml:space="preserve">; this is what removes the double counting of overlapping buffer zones. A separate national-level aggregation file per country provides total PA area and distinct PA counts (all categories, </w:t>
      </w:r>
      <w:r>
        <w:rPr>
          <w:rStyle w:val="VerbatimChar"/>
        </w:rPr>
        <w:t>All_2020</w:t>
      </w:r>
      <w:r>
        <w:t xml:space="preserve"> set).</w:t>
      </w:r>
    </w:p>
    <w:p w14:paraId="617EDB9D" w14:textId="77777777" w:rsidR="00E63349" w:rsidRDefault="00000000">
      <w:pPr>
        <w:pStyle w:val="Corpsdetexte"/>
      </w:pPr>
      <w:r>
        <w:t xml:space="preserve">In the R analysis, “inside or within 10 km” is computed as the sum of the inside population and the buffer-ring population (e.g., </w:t>
      </w:r>
      <w:r>
        <w:rPr>
          <w:rStyle w:val="VerbatimChar"/>
        </w:rPr>
        <w:t>pop_strict + pop_strict10</w:t>
      </w:r>
      <w:r>
        <w:t xml:space="preserve">). Percentage shares are computed relative to </w:t>
      </w:r>
      <w:r>
        <w:rPr>
          <w:rStyle w:val="VerbatimChar"/>
        </w:rPr>
        <w:t>pop_total</w:t>
      </w:r>
      <w:r>
        <w:t>, which represents the total national population from the same gridded dataset.</w:t>
      </w:r>
    </w:p>
    <w:p w14:paraId="5ABBFA23" w14:textId="77777777" w:rsidR="00E63349" w:rsidRDefault="00000000">
      <w:pPr>
        <w:pStyle w:val="Corpsdetexte"/>
      </w:pPr>
      <w:r>
        <w:t xml:space="preserve">For the reviewer-requested 2020 standardization table by PA category, PA counts are the number of distinct </w:t>
      </w:r>
      <w:r>
        <w:rPr>
          <w:rStyle w:val="VerbatimChar"/>
        </w:rPr>
        <w:t>WDPAID</w:t>
      </w:r>
      <w:r>
        <w:t xml:space="preserve"> in the May 2021 WDPA snapshot after the filters above (the count basis requested by the reviewer), while inside-PA areas are taken from the per-country national aggregation files (</w:t>
      </w:r>
      <w:r>
        <w:rPr>
          <w:rStyle w:val="VerbatimChar"/>
        </w:rPr>
        <w:t>National_PA_Totals_Refactored_&lt;ISO3&gt;.csv</w:t>
      </w:r>
      <w:r>
        <w:t xml:space="preserve">). Inside and 10 km </w:t>
      </w:r>
      <w:r>
        <w:lastRenderedPageBreak/>
        <w:t>ring populations and ring areas come from the reviewed ADM-based GHSL outputs described above. Country land-area denominators are taken from the geoBoundaries-based country areas to express PA area as a share of the combined land area of the 75-country sample.</w:t>
      </w:r>
    </w:p>
    <w:p w14:paraId="78780453" w14:textId="77777777" w:rsidR="00E63349" w:rsidRDefault="00000000">
      <w:pPr>
        <w:pStyle w:val="Titre3"/>
      </w:pPr>
      <w:bookmarkStart w:id="21" w:name="references"/>
      <w:bookmarkEnd w:id="8"/>
      <w:r>
        <w:t>References</w:t>
      </w:r>
    </w:p>
    <w:p w14:paraId="2F4AEEC5" w14:textId="77777777" w:rsidR="00E63349" w:rsidRDefault="00000000">
      <w:pPr>
        <w:pStyle w:val="Bibliographie"/>
      </w:pPr>
      <w:bookmarkStart w:id="22" w:name="ref-avouac2025"/>
      <w:bookmarkStart w:id="23" w:name="refs"/>
      <w:r>
        <w:t xml:space="preserve">Avouac, Romain, Thomas Faria, and Frédéric Comte. 2025. “A Cloud-Native Data Science Platform for Official Statistics.” In </w:t>
      </w:r>
      <w:r>
        <w:rPr>
          <w:i/>
          <w:iCs/>
        </w:rPr>
        <w:t>Foundations and Advances of Machine Learning in Official Statistics</w:t>
      </w:r>
      <w:r>
        <w:t xml:space="preserve">, edited by Florian Dumpert. Springer Nature Switzerland. </w:t>
      </w:r>
      <w:hyperlink r:id="rId7">
        <w:r>
          <w:rPr>
            <w:rStyle w:val="Lienhypertexte"/>
          </w:rPr>
          <w:t>https://doi.org/10.1007/978-3-032-10004-7_8</w:t>
        </w:r>
      </w:hyperlink>
      <w:r>
        <w:t>.</w:t>
      </w:r>
    </w:p>
    <w:p w14:paraId="68B6D6E7" w14:textId="77777777" w:rsidR="00E63349" w:rsidRDefault="00000000">
      <w:pPr>
        <w:pStyle w:val="Bibliographie"/>
      </w:pPr>
      <w:bookmarkStart w:id="24" w:name="ref-exactextractr"/>
      <w:bookmarkEnd w:id="22"/>
      <w:r>
        <w:t xml:space="preserve">Baston, Daniel. 2023. </w:t>
      </w:r>
      <w:r>
        <w:rPr>
          <w:i/>
          <w:iCs/>
        </w:rPr>
        <w:t>Exactextractr: Fast Extraction from Raster Datasets Using Polygons</w:t>
      </w:r>
      <w:r>
        <w:t xml:space="preserve">. </w:t>
      </w:r>
      <w:hyperlink r:id="rId8">
        <w:r>
          <w:rPr>
            <w:rStyle w:val="Lienhypertexte"/>
          </w:rPr>
          <w:t>https://isciences.gitlab.io/exactextractr/</w:t>
        </w:r>
      </w:hyperlink>
      <w:r>
        <w:t>.</w:t>
      </w:r>
    </w:p>
    <w:p w14:paraId="495F45DE" w14:textId="77777777" w:rsidR="00E63349" w:rsidRDefault="00000000">
      <w:pPr>
        <w:pStyle w:val="Bibliographie"/>
      </w:pPr>
      <w:bookmarkStart w:id="25" w:name="ref-hanson2022"/>
      <w:bookmarkEnd w:id="24"/>
      <w:r>
        <w:t xml:space="preserve">Hanson, Jeffrey O. 2022. “Wdpar: Interface to the World Database on Protected Areas.” </w:t>
      </w:r>
      <w:r>
        <w:rPr>
          <w:i/>
          <w:iCs/>
        </w:rPr>
        <w:t>Journal of Open Source Software</w:t>
      </w:r>
      <w:r>
        <w:t xml:space="preserve"> 7 (78): 4594. </w:t>
      </w:r>
      <w:hyperlink r:id="rId9">
        <w:r>
          <w:rPr>
            <w:rStyle w:val="Lienhypertexte"/>
          </w:rPr>
          <w:t>https://doi.org/10.21105/joss.04594</w:t>
        </w:r>
      </w:hyperlink>
      <w:r>
        <w:t>.</w:t>
      </w:r>
    </w:p>
    <w:p w14:paraId="67082957" w14:textId="77777777" w:rsidR="00E63349" w:rsidRDefault="00000000">
      <w:pPr>
        <w:pStyle w:val="Bibliographie"/>
        <w:rPr>
          <w:rPrChange w:id="26" w:author="L’auteur" w:date="2026-08-04T17:18:00Z">
            <w:rPr>
              <w:lang w:val="pt-BR"/>
            </w:rPr>
          </w:rPrChange>
        </w:rPr>
      </w:pPr>
      <w:bookmarkStart w:id="27" w:name="ref-terra"/>
      <w:bookmarkEnd w:id="25"/>
      <w:r>
        <w:t xml:space="preserve">Hijmans, Robert J. 2025. </w:t>
      </w:r>
      <w:r>
        <w:rPr>
          <w:i/>
          <w:rPrChange w:id="28" w:author="L’auteur" w:date="2026-08-04T17:18:00Z">
            <w:rPr>
              <w:i/>
              <w:iCs/>
              <w:lang w:val="pt-BR"/>
            </w:rPr>
          </w:rPrChange>
        </w:rPr>
        <w:t>Terra: Spatial Data Analysis</w:t>
      </w:r>
      <w:r>
        <w:rPr>
          <w:rPrChange w:id="29" w:author="L’auteur" w:date="2026-08-04T17:18:00Z">
            <w:rPr>
              <w:lang w:val="pt-BR"/>
            </w:rPr>
          </w:rPrChange>
        </w:rPr>
        <w:t xml:space="preserve">. </w:t>
      </w:r>
      <w:r>
        <w:fldChar w:fldCharType="begin"/>
      </w:r>
      <w:r>
        <w:rPr>
          <w:rPrChange w:id="30" w:author="L’auteur" w:date="2026-08-04T17:18:00Z">
            <w:rPr>
              <w:lang w:val="pt-BR"/>
            </w:rPr>
          </w:rPrChange>
        </w:rPr>
        <w:instrText>HYPERLINK "https://rspatial.org/" \h</w:instrText>
      </w:r>
      <w:r>
        <w:fldChar w:fldCharType="separate"/>
      </w:r>
      <w:r>
        <w:rPr>
          <w:rStyle w:val="Lienhypertexte"/>
          <w:rPrChange w:id="31" w:author="L’auteur" w:date="2026-08-04T17:18:00Z">
            <w:rPr>
              <w:rStyle w:val="Lienhypertexte"/>
              <w:lang w:val="pt-BR"/>
            </w:rPr>
          </w:rPrChange>
        </w:rPr>
        <w:t>https://rspatial.org/</w:t>
      </w:r>
      <w:r>
        <w:rPr>
          <w:rStyle w:val="Lienhypertexte"/>
        </w:rPr>
        <w:fldChar w:fldCharType="end"/>
      </w:r>
      <w:r>
        <w:rPr>
          <w:rPrChange w:id="32" w:author="L’auteur" w:date="2026-08-04T17:18:00Z">
            <w:rPr>
              <w:lang w:val="pt-BR"/>
            </w:rPr>
          </w:rPrChange>
        </w:rPr>
        <w:t>.</w:t>
      </w:r>
    </w:p>
    <w:p w14:paraId="3F26EAB0" w14:textId="77777777" w:rsidR="00E63349" w:rsidRDefault="00000000">
      <w:pPr>
        <w:pStyle w:val="Bibliographie"/>
      </w:pPr>
      <w:bookmarkStart w:id="33" w:name="ref-sf"/>
      <w:bookmarkEnd w:id="27"/>
      <w:r>
        <w:rPr>
          <w:rPrChange w:id="34" w:author="L’auteur" w:date="2026-08-04T17:18:00Z">
            <w:rPr>
              <w:lang w:val="pt-BR"/>
            </w:rPr>
          </w:rPrChange>
        </w:rPr>
        <w:t xml:space="preserve">Pebesma, Edzer. </w:t>
      </w:r>
      <w:r>
        <w:t xml:space="preserve">2018. “Simple Features for R: Standardized Support for Spatial Vector Data.” </w:t>
      </w:r>
      <w:r>
        <w:rPr>
          <w:i/>
          <w:iCs/>
        </w:rPr>
        <w:t>The R Journal</w:t>
      </w:r>
      <w:r>
        <w:t xml:space="preserve"> 10 (1): 439–46. </w:t>
      </w:r>
      <w:hyperlink r:id="rId10">
        <w:r>
          <w:rPr>
            <w:rStyle w:val="Lienhypertexte"/>
          </w:rPr>
          <w:t>https://doi.org/10.32614/RJ-2018-009</w:t>
        </w:r>
      </w:hyperlink>
      <w:r>
        <w:t>.</w:t>
      </w:r>
    </w:p>
    <w:p w14:paraId="530633FC" w14:textId="77777777" w:rsidR="00E63349" w:rsidRDefault="00000000">
      <w:pPr>
        <w:pStyle w:val="Bibliographie"/>
      </w:pPr>
      <w:bookmarkStart w:id="35" w:name="ref-r2023"/>
      <w:bookmarkEnd w:id="33"/>
      <w:r>
        <w:t xml:space="preserve">R Core Team. 2023. </w:t>
      </w:r>
      <w:r>
        <w:rPr>
          <w:i/>
          <w:iCs/>
        </w:rPr>
        <w:t>R: A Language and Environment for Statistical Computing</w:t>
      </w:r>
      <w:r>
        <w:t xml:space="preserve">. R Foundation for Statistical Computing. </w:t>
      </w:r>
      <w:hyperlink r:id="rId11">
        <w:r>
          <w:rPr>
            <w:rStyle w:val="Lienhypertexte"/>
          </w:rPr>
          <w:t>https://www.R-project.org/</w:t>
        </w:r>
      </w:hyperlink>
      <w:r>
        <w:t>.</w:t>
      </w:r>
    </w:p>
    <w:p w14:paraId="3005206A" w14:textId="77777777" w:rsidR="00E63349" w:rsidRDefault="00000000">
      <w:pPr>
        <w:pStyle w:val="Bibliographie"/>
      </w:pPr>
      <w:bookmarkStart w:id="36" w:name="ref-runfola2020"/>
      <w:bookmarkEnd w:id="35"/>
      <w:r>
        <w:t xml:space="preserve">Runfola, Daniel, Austin Anderson, Heather Baier, et al. 2020. “geoBoundaries: A Global Database of Political Administrative Boundaries.” </w:t>
      </w:r>
      <w:r>
        <w:rPr>
          <w:i/>
          <w:iCs/>
        </w:rPr>
        <w:t>PLOS ONE</w:t>
      </w:r>
      <w:r>
        <w:t xml:space="preserve"> 15 (4): e0231866. </w:t>
      </w:r>
      <w:hyperlink r:id="rId12">
        <w:r>
          <w:rPr>
            <w:rStyle w:val="Lienhypertexte"/>
          </w:rPr>
          <w:t>https://doi.org/10.1371/journal.pone.0231866</w:t>
        </w:r>
      </w:hyperlink>
      <w:r>
        <w:t>.</w:t>
      </w:r>
    </w:p>
    <w:p w14:paraId="4FB9627E" w14:textId="77777777" w:rsidR="00E63349" w:rsidRDefault="00000000">
      <w:pPr>
        <w:pStyle w:val="Bibliographie"/>
      </w:pPr>
      <w:bookmarkStart w:id="37" w:name="ref-wdpa_manual2024"/>
      <w:bookmarkEnd w:id="36"/>
      <w:r>
        <w:t xml:space="preserve">UNEP-WCMC. 2024. </w:t>
      </w:r>
      <w:r>
        <w:rPr>
          <w:i/>
          <w:iCs/>
        </w:rPr>
        <w:t>World Database on Protected Areas (WDPA) [WDOECM] User Manual 1.6</w:t>
      </w:r>
      <w:r>
        <w:t xml:space="preserve">. UNEP World Conservation Monitoring Centre. </w:t>
      </w:r>
      <w:hyperlink r:id="rId13">
        <w:r>
          <w:rPr>
            <w:rStyle w:val="Lienhypertexte"/>
          </w:rPr>
          <w:t>https://wdpa.s3.amazonaws.com/WDPA_Manual/English/WDPA_WDOECM_Manual_1_6.pdf</w:t>
        </w:r>
      </w:hyperlink>
      <w:r>
        <w:t>.</w:t>
      </w:r>
    </w:p>
    <w:p w14:paraId="16044967" w14:textId="77777777" w:rsidR="00E63349" w:rsidRDefault="00000000">
      <w:pPr>
        <w:pStyle w:val="Bibliographie"/>
      </w:pPr>
      <w:bookmarkStart w:id="38" w:name="ref-unep-wcmcandiucn2023"/>
      <w:bookmarkEnd w:id="37"/>
      <w:r>
        <w:t xml:space="preserve">UNEP-WCMC, and IUCN. 2023. </w:t>
      </w:r>
      <w:r>
        <w:rPr>
          <w:i/>
          <w:iCs/>
        </w:rPr>
        <w:t>Protected Planet: The World Database on Protected Areas (WDPA)</w:t>
      </w:r>
      <w:r>
        <w:t xml:space="preserve">. UNEP-WCMC and IUCN. Cambridge, UK. </w:t>
      </w:r>
      <w:hyperlink r:id="rId14">
        <w:r>
          <w:rPr>
            <w:rStyle w:val="Lienhypertexte"/>
          </w:rPr>
          <w:t>www.protectedplanet.net</w:t>
        </w:r>
      </w:hyperlink>
      <w:r>
        <w:t>.</w:t>
      </w:r>
    </w:p>
    <w:bookmarkEnd w:id="23"/>
    <w:bookmarkEnd w:id="38"/>
    <w:p w14:paraId="3D80AECA" w14:textId="77777777" w:rsidR="00E63349" w:rsidRDefault="00000000">
      <w:r>
        <w:br w:type="page"/>
      </w:r>
    </w:p>
    <w:p w14:paraId="0CBE41F8" w14:textId="77777777" w:rsidR="00E63349" w:rsidRDefault="00000000">
      <w:pPr>
        <w:pStyle w:val="Titre2"/>
      </w:pPr>
      <w:bookmarkStart w:id="39" w:name="section-b.-country-level-detail"/>
      <w:bookmarkEnd w:id="2"/>
      <w:bookmarkEnd w:id="21"/>
      <w:r>
        <w:lastRenderedPageBreak/>
        <w:t>Section B. Country-level detail</w:t>
      </w:r>
    </w:p>
    <w:p w14:paraId="79F57E9D" w14:textId="77777777" w:rsidR="00E63349" w:rsidRDefault="00000000">
      <w:pPr>
        <w:pStyle w:val="FirstParagraph"/>
      </w:pPr>
      <w:r>
        <w:rPr>
          <w:b/>
          <w:bCs/>
        </w:rPr>
        <w:t>Table S1: Protected area coverage and population proximity (2000–2020)</w:t>
      </w:r>
    </w:p>
    <w:p w14:paraId="5A073DBA" w14:textId="77777777" w:rsidR="00E63349" w:rsidRDefault="00000000">
      <w:pPr>
        <w:pStyle w:val="SourceCode"/>
      </w:pPr>
      <w:r>
        <w:rPr>
          <w:rStyle w:val="VerbatimChar"/>
        </w:rPr>
        <w:t>Warning: package 'dplyr' was built under R version 4.5.3</w:t>
      </w:r>
    </w:p>
    <w:tbl>
      <w:tblPr>
        <w:tblW w:w="0" w:type="auto"/>
        <w:jc w:val="center"/>
        <w:tblCellMar>
          <w:left w:w="60" w:type="dxa"/>
          <w:right w:w="60" w:type="dxa"/>
        </w:tblCellMar>
        <w:tblLook w:val="0000" w:firstRow="0" w:lastRow="0" w:firstColumn="0" w:lastColumn="0" w:noHBand="0" w:noVBand="0"/>
      </w:tblPr>
      <w:tblGrid>
        <w:gridCol w:w="2689"/>
        <w:gridCol w:w="779"/>
        <w:gridCol w:w="779"/>
        <w:gridCol w:w="789"/>
        <w:gridCol w:w="789"/>
        <w:gridCol w:w="1289"/>
        <w:gridCol w:w="1289"/>
      </w:tblGrid>
      <w:tr w:rsidR="00E63349" w14:paraId="049D28D9" w14:textId="77777777">
        <w:trPr>
          <w:cantSplit/>
          <w:tblHeader/>
          <w:jc w:val="center"/>
        </w:trPr>
        <w:tc>
          <w:tcPr>
            <w:tcW w:w="0" w:type="auto"/>
            <w:tcBorders>
              <w:top w:val="single" w:sz="16" w:space="0" w:color="D3D3D3"/>
              <w:left w:val="single" w:sz="0" w:space="0" w:color="D3D3D3"/>
            </w:tcBorders>
          </w:tcPr>
          <w:p w14:paraId="62D7E99A" w14:textId="77777777" w:rsidR="00E63349" w:rsidRDefault="00E63349">
            <w:pPr>
              <w:keepNext/>
              <w:spacing w:after="60"/>
            </w:pPr>
          </w:p>
        </w:tc>
        <w:tc>
          <w:tcPr>
            <w:tcW w:w="0" w:type="auto"/>
            <w:gridSpan w:val="2"/>
            <w:tcBorders>
              <w:top w:val="single" w:sz="16" w:space="0" w:color="D3D3D3"/>
              <w:bottom w:val="single" w:sz="16" w:space="0" w:color="D3D3D3"/>
            </w:tcBorders>
          </w:tcPr>
          <w:p w14:paraId="10299B68" w14:textId="77777777" w:rsidR="00E63349" w:rsidRDefault="00000000">
            <w:pPr>
              <w:keepNext/>
              <w:spacing w:after="60"/>
              <w:jc w:val="center"/>
            </w:pPr>
            <w:r>
              <w:rPr>
                <w:rFonts w:ascii="Calibri" w:hAnsi="Calibri"/>
                <w:b/>
                <w:sz w:val="20"/>
              </w:rPr>
              <w:t>PA area (km²)</w:t>
            </w:r>
          </w:p>
        </w:tc>
        <w:tc>
          <w:tcPr>
            <w:tcW w:w="0" w:type="auto"/>
            <w:gridSpan w:val="2"/>
            <w:tcBorders>
              <w:top w:val="single" w:sz="16" w:space="0" w:color="D3D3D3"/>
              <w:bottom w:val="single" w:sz="16" w:space="0" w:color="D3D3D3"/>
            </w:tcBorders>
          </w:tcPr>
          <w:p w14:paraId="273B8BD2" w14:textId="77777777" w:rsidR="00E63349" w:rsidRDefault="00000000">
            <w:pPr>
              <w:keepNext/>
              <w:spacing w:after="60"/>
              <w:jc w:val="center"/>
            </w:pPr>
            <w:r>
              <w:rPr>
                <w:rFonts w:ascii="Calibri" w:hAnsi="Calibri"/>
                <w:b/>
                <w:sz w:val="20"/>
              </w:rPr>
              <w:t>% pop. inside PAs</w:t>
            </w:r>
          </w:p>
        </w:tc>
        <w:tc>
          <w:tcPr>
            <w:tcW w:w="0" w:type="auto"/>
            <w:gridSpan w:val="2"/>
            <w:tcBorders>
              <w:top w:val="single" w:sz="16" w:space="0" w:color="D3D3D3"/>
              <w:bottom w:val="single" w:sz="16" w:space="0" w:color="D3D3D3"/>
              <w:right w:val="single" w:sz="0" w:space="0" w:color="D3D3D3"/>
            </w:tcBorders>
          </w:tcPr>
          <w:p w14:paraId="326FC31E" w14:textId="77777777" w:rsidR="00E63349" w:rsidRDefault="00000000">
            <w:pPr>
              <w:keepNext/>
              <w:spacing w:after="60"/>
              <w:jc w:val="center"/>
            </w:pPr>
            <w:r>
              <w:rPr>
                <w:rFonts w:ascii="Calibri" w:hAnsi="Calibri"/>
                <w:b/>
                <w:sz w:val="20"/>
              </w:rPr>
              <w:t>% pop. inside or within 10 km</w:t>
            </w:r>
          </w:p>
        </w:tc>
      </w:tr>
      <w:tr w:rsidR="00E63349" w14:paraId="2F828CC2" w14:textId="77777777">
        <w:trPr>
          <w:cantSplit/>
          <w:tblHeader/>
          <w:jc w:val="center"/>
        </w:trPr>
        <w:tc>
          <w:tcPr>
            <w:tcW w:w="0" w:type="auto"/>
            <w:tcBorders>
              <w:left w:val="single" w:sz="0" w:space="0" w:color="D3D3D3"/>
              <w:bottom w:val="single" w:sz="16" w:space="0" w:color="D3D3D3"/>
            </w:tcBorders>
          </w:tcPr>
          <w:p w14:paraId="1C34C33C" w14:textId="77777777" w:rsidR="00E63349" w:rsidRDefault="00000000">
            <w:pPr>
              <w:keepNext/>
              <w:spacing w:after="60"/>
            </w:pPr>
            <w:r>
              <w:rPr>
                <w:rFonts w:ascii="Calibri" w:hAnsi="Calibri"/>
                <w:sz w:val="20"/>
              </w:rPr>
              <w:t>Country</w:t>
            </w:r>
          </w:p>
        </w:tc>
        <w:tc>
          <w:tcPr>
            <w:tcW w:w="0" w:type="auto"/>
            <w:tcBorders>
              <w:bottom w:val="single" w:sz="16" w:space="0" w:color="D3D3D3"/>
            </w:tcBorders>
          </w:tcPr>
          <w:p w14:paraId="2F328354" w14:textId="77777777" w:rsidR="00E63349" w:rsidRDefault="00000000">
            <w:pPr>
              <w:keepNext/>
              <w:spacing w:after="60"/>
              <w:jc w:val="center"/>
            </w:pPr>
            <w:r>
              <w:rPr>
                <w:rFonts w:ascii="Calibri" w:hAnsi="Calibri"/>
                <w:sz w:val="20"/>
              </w:rPr>
              <w:t>2000</w:t>
            </w:r>
          </w:p>
        </w:tc>
        <w:tc>
          <w:tcPr>
            <w:tcW w:w="0" w:type="auto"/>
            <w:tcBorders>
              <w:bottom w:val="single" w:sz="16" w:space="0" w:color="D3D3D3"/>
            </w:tcBorders>
          </w:tcPr>
          <w:p w14:paraId="3FE4FFA3" w14:textId="77777777" w:rsidR="00E63349" w:rsidRDefault="00000000">
            <w:pPr>
              <w:keepNext/>
              <w:spacing w:after="60"/>
              <w:jc w:val="center"/>
            </w:pPr>
            <w:r>
              <w:rPr>
                <w:rFonts w:ascii="Calibri" w:hAnsi="Calibri"/>
                <w:sz w:val="20"/>
              </w:rPr>
              <w:t>2020</w:t>
            </w:r>
          </w:p>
        </w:tc>
        <w:tc>
          <w:tcPr>
            <w:tcW w:w="0" w:type="auto"/>
            <w:tcBorders>
              <w:bottom w:val="single" w:sz="16" w:space="0" w:color="D3D3D3"/>
            </w:tcBorders>
          </w:tcPr>
          <w:p w14:paraId="4F2FED0D" w14:textId="77777777" w:rsidR="00E63349" w:rsidRDefault="00000000">
            <w:pPr>
              <w:keepNext/>
              <w:spacing w:after="60"/>
              <w:jc w:val="center"/>
            </w:pPr>
            <w:r>
              <w:rPr>
                <w:rFonts w:ascii="Calibri" w:hAnsi="Calibri"/>
                <w:sz w:val="20"/>
              </w:rPr>
              <w:t>2000</w:t>
            </w:r>
          </w:p>
        </w:tc>
        <w:tc>
          <w:tcPr>
            <w:tcW w:w="0" w:type="auto"/>
            <w:tcBorders>
              <w:bottom w:val="single" w:sz="16" w:space="0" w:color="D3D3D3"/>
            </w:tcBorders>
          </w:tcPr>
          <w:p w14:paraId="7CA5E795" w14:textId="77777777" w:rsidR="00E63349" w:rsidRDefault="00000000">
            <w:pPr>
              <w:keepNext/>
              <w:spacing w:after="60"/>
              <w:jc w:val="center"/>
            </w:pPr>
            <w:r>
              <w:rPr>
                <w:rFonts w:ascii="Calibri" w:hAnsi="Calibri"/>
                <w:sz w:val="20"/>
              </w:rPr>
              <w:t>2020</w:t>
            </w:r>
          </w:p>
        </w:tc>
        <w:tc>
          <w:tcPr>
            <w:tcW w:w="0" w:type="auto"/>
            <w:tcBorders>
              <w:bottom w:val="single" w:sz="16" w:space="0" w:color="D3D3D3"/>
            </w:tcBorders>
          </w:tcPr>
          <w:p w14:paraId="03B2337F" w14:textId="77777777" w:rsidR="00E63349" w:rsidRDefault="00000000">
            <w:pPr>
              <w:keepNext/>
              <w:spacing w:after="60"/>
              <w:jc w:val="center"/>
            </w:pPr>
            <w:r>
              <w:rPr>
                <w:rFonts w:ascii="Calibri" w:hAnsi="Calibri"/>
                <w:sz w:val="20"/>
              </w:rPr>
              <w:t>2000</w:t>
            </w:r>
          </w:p>
        </w:tc>
        <w:tc>
          <w:tcPr>
            <w:tcW w:w="0" w:type="auto"/>
            <w:tcBorders>
              <w:bottom w:val="single" w:sz="16" w:space="0" w:color="D3D3D3"/>
              <w:right w:val="single" w:sz="0" w:space="0" w:color="D3D3D3"/>
            </w:tcBorders>
          </w:tcPr>
          <w:p w14:paraId="666E460F" w14:textId="77777777" w:rsidR="00E63349" w:rsidRDefault="00000000">
            <w:pPr>
              <w:keepNext/>
              <w:spacing w:after="60"/>
              <w:jc w:val="center"/>
            </w:pPr>
            <w:r>
              <w:rPr>
                <w:rFonts w:ascii="Calibri" w:hAnsi="Calibri"/>
                <w:sz w:val="20"/>
              </w:rPr>
              <w:t>2020</w:t>
            </w:r>
          </w:p>
        </w:tc>
      </w:tr>
      <w:tr w:rsidR="00E63349" w14:paraId="627FD13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5ECA1D" w14:textId="77777777" w:rsidR="00E63349" w:rsidRDefault="00000000">
            <w:pPr>
              <w:keepNext/>
              <w:spacing w:after="60"/>
            </w:pPr>
            <w:r>
              <w:rPr>
                <w:rFonts w:ascii="Calibri" w:hAnsi="Calibri"/>
                <w:sz w:val="20"/>
              </w:rPr>
              <w:t>Afghanistan</w:t>
            </w:r>
          </w:p>
        </w:tc>
        <w:tc>
          <w:tcPr>
            <w:tcW w:w="0" w:type="auto"/>
            <w:tcBorders>
              <w:top w:val="single" w:sz="0" w:space="0" w:color="D3D3D3"/>
              <w:left w:val="single" w:sz="0" w:space="0" w:color="D3D3D3"/>
              <w:bottom w:val="single" w:sz="0" w:space="0" w:color="D3D3D3"/>
              <w:right w:val="single" w:sz="0" w:space="0" w:color="D3D3D3"/>
            </w:tcBorders>
          </w:tcPr>
          <w:p w14:paraId="557C99FE"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82C8ED9" w14:textId="77777777" w:rsidR="00E63349" w:rsidRDefault="00000000">
            <w:pPr>
              <w:keepNext/>
              <w:spacing w:after="60"/>
              <w:jc w:val="center"/>
            </w:pPr>
            <w:r>
              <w:rPr>
                <w:rFonts w:ascii="Calibri" w:hAnsi="Calibri"/>
                <w:sz w:val="20"/>
              </w:rPr>
              <w:t>21,798</w:t>
            </w:r>
          </w:p>
        </w:tc>
        <w:tc>
          <w:tcPr>
            <w:tcW w:w="0" w:type="auto"/>
            <w:tcBorders>
              <w:top w:val="single" w:sz="0" w:space="0" w:color="D3D3D3"/>
              <w:left w:val="single" w:sz="0" w:space="0" w:color="D3D3D3"/>
              <w:bottom w:val="single" w:sz="0" w:space="0" w:color="D3D3D3"/>
              <w:right w:val="single" w:sz="0" w:space="0" w:color="D3D3D3"/>
            </w:tcBorders>
          </w:tcPr>
          <w:p w14:paraId="5070F20C"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802A0AF"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7DB29C0"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DDD6BDC" w14:textId="77777777" w:rsidR="00E63349" w:rsidRDefault="00000000">
            <w:pPr>
              <w:keepNext/>
              <w:spacing w:after="60"/>
              <w:jc w:val="center"/>
            </w:pPr>
            <w:r>
              <w:rPr>
                <w:rFonts w:ascii="Calibri" w:hAnsi="Calibri"/>
                <w:sz w:val="20"/>
              </w:rPr>
              <w:t>13.3</w:t>
            </w:r>
          </w:p>
        </w:tc>
      </w:tr>
      <w:tr w:rsidR="00E63349" w14:paraId="636EE55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89A283" w14:textId="77777777" w:rsidR="00E63349" w:rsidRDefault="00000000">
            <w:pPr>
              <w:keepNext/>
              <w:spacing w:after="60"/>
            </w:pPr>
            <w:r>
              <w:rPr>
                <w:rFonts w:ascii="Calibri" w:hAnsi="Calibri"/>
                <w:sz w:val="20"/>
              </w:rPr>
              <w:t>Angola</w:t>
            </w:r>
          </w:p>
        </w:tc>
        <w:tc>
          <w:tcPr>
            <w:tcW w:w="0" w:type="auto"/>
            <w:tcBorders>
              <w:top w:val="single" w:sz="0" w:space="0" w:color="D3D3D3"/>
              <w:left w:val="single" w:sz="0" w:space="0" w:color="D3D3D3"/>
              <w:bottom w:val="single" w:sz="0" w:space="0" w:color="D3D3D3"/>
              <w:right w:val="single" w:sz="0" w:space="0" w:color="D3D3D3"/>
            </w:tcBorders>
          </w:tcPr>
          <w:p w14:paraId="272C67A3" w14:textId="77777777" w:rsidR="00E63349" w:rsidRDefault="00000000">
            <w:pPr>
              <w:keepNext/>
              <w:spacing w:after="60"/>
              <w:jc w:val="center"/>
            </w:pPr>
            <w:r>
              <w:rPr>
                <w:rFonts w:ascii="Calibri" w:hAnsi="Calibri"/>
                <w:sz w:val="20"/>
              </w:rPr>
              <w:t>82,206</w:t>
            </w:r>
          </w:p>
        </w:tc>
        <w:tc>
          <w:tcPr>
            <w:tcW w:w="0" w:type="auto"/>
            <w:tcBorders>
              <w:top w:val="single" w:sz="0" w:space="0" w:color="D3D3D3"/>
              <w:left w:val="single" w:sz="0" w:space="0" w:color="D3D3D3"/>
              <w:bottom w:val="single" w:sz="0" w:space="0" w:color="D3D3D3"/>
              <w:right w:val="single" w:sz="0" w:space="0" w:color="D3D3D3"/>
            </w:tcBorders>
          </w:tcPr>
          <w:p w14:paraId="6D90AF34" w14:textId="77777777" w:rsidR="00E63349" w:rsidRDefault="00000000">
            <w:pPr>
              <w:keepNext/>
              <w:spacing w:after="60"/>
              <w:jc w:val="center"/>
            </w:pPr>
            <w:r>
              <w:rPr>
                <w:rFonts w:ascii="Calibri" w:hAnsi="Calibri"/>
                <w:sz w:val="20"/>
              </w:rPr>
              <w:t>82,206</w:t>
            </w:r>
          </w:p>
        </w:tc>
        <w:tc>
          <w:tcPr>
            <w:tcW w:w="0" w:type="auto"/>
            <w:tcBorders>
              <w:top w:val="single" w:sz="0" w:space="0" w:color="D3D3D3"/>
              <w:left w:val="single" w:sz="0" w:space="0" w:color="D3D3D3"/>
              <w:bottom w:val="single" w:sz="0" w:space="0" w:color="D3D3D3"/>
              <w:right w:val="single" w:sz="0" w:space="0" w:color="D3D3D3"/>
            </w:tcBorders>
          </w:tcPr>
          <w:p w14:paraId="629E59AC" w14:textId="77777777" w:rsidR="00E63349" w:rsidRDefault="00000000">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FE2F805" w14:textId="77777777" w:rsidR="00E63349"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7151BE2A" w14:textId="77777777" w:rsidR="00E63349" w:rsidRDefault="00000000">
            <w:pPr>
              <w:keepNext/>
              <w:spacing w:after="60"/>
              <w:jc w:val="center"/>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67F95641" w14:textId="77777777" w:rsidR="00E63349" w:rsidRDefault="00000000">
            <w:pPr>
              <w:keepNext/>
              <w:spacing w:after="60"/>
              <w:jc w:val="center"/>
            </w:pPr>
            <w:r>
              <w:rPr>
                <w:rFonts w:ascii="Calibri" w:hAnsi="Calibri"/>
                <w:sz w:val="20"/>
              </w:rPr>
              <w:t>3.1</w:t>
            </w:r>
          </w:p>
        </w:tc>
      </w:tr>
      <w:tr w:rsidR="00E63349" w14:paraId="6C677FB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60F966" w14:textId="77777777" w:rsidR="00E63349" w:rsidRDefault="00000000">
            <w:pPr>
              <w:keepNext/>
              <w:spacing w:after="60"/>
            </w:pPr>
            <w:r>
              <w:rPr>
                <w:rFonts w:ascii="Calibri" w:hAnsi="Calibri"/>
                <w:sz w:val="20"/>
              </w:rPr>
              <w:t>Bangladesh</w:t>
            </w:r>
          </w:p>
        </w:tc>
        <w:tc>
          <w:tcPr>
            <w:tcW w:w="0" w:type="auto"/>
            <w:tcBorders>
              <w:top w:val="single" w:sz="0" w:space="0" w:color="D3D3D3"/>
              <w:left w:val="single" w:sz="0" w:space="0" w:color="D3D3D3"/>
              <w:bottom w:val="single" w:sz="0" w:space="0" w:color="D3D3D3"/>
              <w:right w:val="single" w:sz="0" w:space="0" w:color="D3D3D3"/>
            </w:tcBorders>
          </w:tcPr>
          <w:p w14:paraId="134C79C7" w14:textId="77777777" w:rsidR="00E63349" w:rsidRDefault="00000000">
            <w:pPr>
              <w:keepNext/>
              <w:spacing w:after="60"/>
              <w:jc w:val="center"/>
            </w:pPr>
            <w:r>
              <w:rPr>
                <w:rFonts w:ascii="Calibri" w:hAnsi="Calibri"/>
                <w:sz w:val="20"/>
              </w:rPr>
              <w:t>4,120</w:t>
            </w:r>
          </w:p>
        </w:tc>
        <w:tc>
          <w:tcPr>
            <w:tcW w:w="0" w:type="auto"/>
            <w:tcBorders>
              <w:top w:val="single" w:sz="0" w:space="0" w:color="D3D3D3"/>
              <w:left w:val="single" w:sz="0" w:space="0" w:color="D3D3D3"/>
              <w:bottom w:val="single" w:sz="0" w:space="0" w:color="D3D3D3"/>
              <w:right w:val="single" w:sz="0" w:space="0" w:color="D3D3D3"/>
            </w:tcBorders>
          </w:tcPr>
          <w:p w14:paraId="77E871D9" w14:textId="77777777" w:rsidR="00E63349" w:rsidRDefault="00000000">
            <w:pPr>
              <w:keepNext/>
              <w:spacing w:after="60"/>
              <w:jc w:val="center"/>
            </w:pPr>
            <w:r>
              <w:rPr>
                <w:rFonts w:ascii="Calibri" w:hAnsi="Calibri"/>
                <w:sz w:val="20"/>
              </w:rPr>
              <w:t>3,857</w:t>
            </w:r>
          </w:p>
        </w:tc>
        <w:tc>
          <w:tcPr>
            <w:tcW w:w="0" w:type="auto"/>
            <w:tcBorders>
              <w:top w:val="single" w:sz="0" w:space="0" w:color="D3D3D3"/>
              <w:left w:val="single" w:sz="0" w:space="0" w:color="D3D3D3"/>
              <w:bottom w:val="single" w:sz="0" w:space="0" w:color="D3D3D3"/>
              <w:right w:val="single" w:sz="0" w:space="0" w:color="D3D3D3"/>
            </w:tcBorders>
          </w:tcPr>
          <w:p w14:paraId="2B6498A1"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D4029A3"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18A2131" w14:textId="77777777" w:rsidR="00E63349" w:rsidRDefault="00000000">
            <w:pPr>
              <w:keepNext/>
              <w:spacing w:after="60"/>
              <w:jc w:val="center"/>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1B281983" w14:textId="77777777" w:rsidR="00E63349" w:rsidRDefault="00000000">
            <w:pPr>
              <w:keepNext/>
              <w:spacing w:after="60"/>
              <w:jc w:val="center"/>
            </w:pPr>
            <w:r>
              <w:rPr>
                <w:rFonts w:ascii="Calibri" w:hAnsi="Calibri"/>
                <w:sz w:val="20"/>
              </w:rPr>
              <w:t>9.3</w:t>
            </w:r>
          </w:p>
        </w:tc>
      </w:tr>
      <w:tr w:rsidR="00E63349" w14:paraId="476FFCD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9B9A79" w14:textId="77777777" w:rsidR="00E63349" w:rsidRDefault="00000000">
            <w:pPr>
              <w:keepNext/>
              <w:spacing w:after="60"/>
            </w:pPr>
            <w:r>
              <w:rPr>
                <w:rFonts w:ascii="Calibri" w:hAnsi="Calibri"/>
                <w:sz w:val="20"/>
              </w:rPr>
              <w:t>Benin</w:t>
            </w:r>
          </w:p>
        </w:tc>
        <w:tc>
          <w:tcPr>
            <w:tcW w:w="0" w:type="auto"/>
            <w:tcBorders>
              <w:top w:val="single" w:sz="0" w:space="0" w:color="D3D3D3"/>
              <w:left w:val="single" w:sz="0" w:space="0" w:color="D3D3D3"/>
              <w:bottom w:val="single" w:sz="0" w:space="0" w:color="D3D3D3"/>
              <w:right w:val="single" w:sz="0" w:space="0" w:color="D3D3D3"/>
            </w:tcBorders>
          </w:tcPr>
          <w:p w14:paraId="4181EBB3" w14:textId="77777777" w:rsidR="00E63349" w:rsidRDefault="00000000">
            <w:pPr>
              <w:keepNext/>
              <w:spacing w:after="60"/>
              <w:jc w:val="center"/>
            </w:pPr>
            <w:r>
              <w:rPr>
                <w:rFonts w:ascii="Calibri" w:hAnsi="Calibri"/>
                <w:sz w:val="20"/>
              </w:rPr>
              <w:t>24,730</w:t>
            </w:r>
          </w:p>
        </w:tc>
        <w:tc>
          <w:tcPr>
            <w:tcW w:w="0" w:type="auto"/>
            <w:tcBorders>
              <w:top w:val="single" w:sz="0" w:space="0" w:color="D3D3D3"/>
              <w:left w:val="single" w:sz="0" w:space="0" w:color="D3D3D3"/>
              <w:bottom w:val="single" w:sz="0" w:space="0" w:color="D3D3D3"/>
              <w:right w:val="single" w:sz="0" w:space="0" w:color="D3D3D3"/>
            </w:tcBorders>
          </w:tcPr>
          <w:p w14:paraId="303C0067" w14:textId="77777777" w:rsidR="00E63349" w:rsidRDefault="00000000">
            <w:pPr>
              <w:keepNext/>
              <w:spacing w:after="60"/>
              <w:jc w:val="center"/>
            </w:pPr>
            <w:r>
              <w:rPr>
                <w:rFonts w:ascii="Calibri" w:hAnsi="Calibri"/>
                <w:sz w:val="20"/>
              </w:rPr>
              <w:t>24,730</w:t>
            </w:r>
          </w:p>
        </w:tc>
        <w:tc>
          <w:tcPr>
            <w:tcW w:w="0" w:type="auto"/>
            <w:tcBorders>
              <w:top w:val="single" w:sz="0" w:space="0" w:color="D3D3D3"/>
              <w:left w:val="single" w:sz="0" w:space="0" w:color="D3D3D3"/>
              <w:bottom w:val="single" w:sz="0" w:space="0" w:color="D3D3D3"/>
              <w:right w:val="single" w:sz="0" w:space="0" w:color="D3D3D3"/>
            </w:tcBorders>
          </w:tcPr>
          <w:p w14:paraId="08E8491C" w14:textId="77777777" w:rsidR="00E63349"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52497AE8" w14:textId="77777777" w:rsidR="00E63349"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67FCF7E9" w14:textId="77777777" w:rsidR="00E63349" w:rsidRDefault="00000000">
            <w:pPr>
              <w:keepNext/>
              <w:spacing w:after="60"/>
              <w:jc w:val="center"/>
            </w:pPr>
            <w:r>
              <w:rPr>
                <w:rFonts w:ascii="Calibri" w:hAnsi="Calibri"/>
                <w:sz w:val="20"/>
              </w:rPr>
              <w:t>15.2</w:t>
            </w:r>
          </w:p>
        </w:tc>
        <w:tc>
          <w:tcPr>
            <w:tcW w:w="0" w:type="auto"/>
            <w:tcBorders>
              <w:top w:val="single" w:sz="0" w:space="0" w:color="D3D3D3"/>
              <w:left w:val="single" w:sz="0" w:space="0" w:color="D3D3D3"/>
              <w:bottom w:val="single" w:sz="0" w:space="0" w:color="D3D3D3"/>
              <w:right w:val="single" w:sz="0" w:space="0" w:color="D3D3D3"/>
            </w:tcBorders>
          </w:tcPr>
          <w:p w14:paraId="6EBF997B" w14:textId="77777777" w:rsidR="00E63349" w:rsidRDefault="00000000">
            <w:pPr>
              <w:keepNext/>
              <w:spacing w:after="60"/>
              <w:jc w:val="center"/>
            </w:pPr>
            <w:r>
              <w:rPr>
                <w:rFonts w:ascii="Calibri" w:hAnsi="Calibri"/>
                <w:sz w:val="20"/>
              </w:rPr>
              <w:t>15.8</w:t>
            </w:r>
          </w:p>
        </w:tc>
      </w:tr>
      <w:tr w:rsidR="00E63349" w14:paraId="1546C15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43B95F" w14:textId="77777777" w:rsidR="00E63349"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772B2F40" w14:textId="77777777" w:rsidR="00E63349" w:rsidRDefault="00000000">
            <w:pPr>
              <w:keepNext/>
              <w:spacing w:after="60"/>
              <w:jc w:val="center"/>
            </w:pPr>
            <w:r>
              <w:rPr>
                <w:rFonts w:ascii="Calibri" w:hAnsi="Calibri"/>
                <w:sz w:val="20"/>
              </w:rPr>
              <w:t>12,959</w:t>
            </w:r>
          </w:p>
        </w:tc>
        <w:tc>
          <w:tcPr>
            <w:tcW w:w="0" w:type="auto"/>
            <w:tcBorders>
              <w:top w:val="single" w:sz="0" w:space="0" w:color="D3D3D3"/>
              <w:left w:val="single" w:sz="0" w:space="0" w:color="D3D3D3"/>
              <w:bottom w:val="single" w:sz="0" w:space="0" w:color="D3D3D3"/>
              <w:right w:val="single" w:sz="0" w:space="0" w:color="D3D3D3"/>
            </w:tcBorders>
          </w:tcPr>
          <w:p w14:paraId="4EC09DDD" w14:textId="77777777" w:rsidR="00E63349" w:rsidRDefault="00000000">
            <w:pPr>
              <w:keepNext/>
              <w:spacing w:after="60"/>
              <w:jc w:val="center"/>
            </w:pPr>
            <w:r>
              <w:rPr>
                <w:rFonts w:ascii="Calibri" w:hAnsi="Calibri"/>
                <w:sz w:val="20"/>
              </w:rPr>
              <w:t>17,123</w:t>
            </w:r>
          </w:p>
        </w:tc>
        <w:tc>
          <w:tcPr>
            <w:tcW w:w="0" w:type="auto"/>
            <w:tcBorders>
              <w:top w:val="single" w:sz="0" w:space="0" w:color="D3D3D3"/>
              <w:left w:val="single" w:sz="0" w:space="0" w:color="D3D3D3"/>
              <w:bottom w:val="single" w:sz="0" w:space="0" w:color="D3D3D3"/>
              <w:right w:val="single" w:sz="0" w:space="0" w:color="D3D3D3"/>
            </w:tcBorders>
          </w:tcPr>
          <w:p w14:paraId="4E750B9D" w14:textId="77777777" w:rsidR="00E63349"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7B4B6830"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16E8F7B2" w14:textId="77777777" w:rsidR="00E63349" w:rsidRDefault="00000000">
            <w:pPr>
              <w:keepNext/>
              <w:spacing w:after="60"/>
              <w:jc w:val="center"/>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02731DB1" w14:textId="77777777" w:rsidR="00E63349" w:rsidRDefault="00000000">
            <w:pPr>
              <w:keepNext/>
              <w:spacing w:after="60"/>
              <w:jc w:val="center"/>
            </w:pPr>
            <w:r>
              <w:rPr>
                <w:rFonts w:ascii="Calibri" w:hAnsi="Calibri"/>
                <w:sz w:val="20"/>
              </w:rPr>
              <w:t>45.9</w:t>
            </w:r>
          </w:p>
        </w:tc>
      </w:tr>
      <w:tr w:rsidR="00E63349" w14:paraId="1F0F8CD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74806C" w14:textId="77777777" w:rsidR="00E63349" w:rsidRDefault="00000000">
            <w:pPr>
              <w:keepNext/>
              <w:spacing w:after="60"/>
            </w:pPr>
            <w:r>
              <w:rPr>
                <w:rFonts w:ascii="Calibri" w:hAnsi="Calibri"/>
                <w:sz w:val="20"/>
              </w:rPr>
              <w:t>Bolivia</w:t>
            </w:r>
          </w:p>
        </w:tc>
        <w:tc>
          <w:tcPr>
            <w:tcW w:w="0" w:type="auto"/>
            <w:tcBorders>
              <w:top w:val="single" w:sz="0" w:space="0" w:color="D3D3D3"/>
              <w:left w:val="single" w:sz="0" w:space="0" w:color="D3D3D3"/>
              <w:bottom w:val="single" w:sz="0" w:space="0" w:color="D3D3D3"/>
              <w:right w:val="single" w:sz="0" w:space="0" w:color="D3D3D3"/>
            </w:tcBorders>
          </w:tcPr>
          <w:p w14:paraId="4E6FA133" w14:textId="77777777" w:rsidR="00E63349" w:rsidRDefault="00000000">
            <w:pPr>
              <w:keepNext/>
              <w:spacing w:after="60"/>
              <w:jc w:val="center"/>
            </w:pPr>
            <w:r>
              <w:rPr>
                <w:rFonts w:ascii="Calibri" w:hAnsi="Calibri"/>
                <w:sz w:val="20"/>
              </w:rPr>
              <w:t>212,372</w:t>
            </w:r>
          </w:p>
        </w:tc>
        <w:tc>
          <w:tcPr>
            <w:tcW w:w="0" w:type="auto"/>
            <w:tcBorders>
              <w:top w:val="single" w:sz="0" w:space="0" w:color="D3D3D3"/>
              <w:left w:val="single" w:sz="0" w:space="0" w:color="D3D3D3"/>
              <w:bottom w:val="single" w:sz="0" w:space="0" w:color="D3D3D3"/>
              <w:right w:val="single" w:sz="0" w:space="0" w:color="D3D3D3"/>
            </w:tcBorders>
          </w:tcPr>
          <w:p w14:paraId="2B8805EF" w14:textId="77777777" w:rsidR="00E63349" w:rsidRDefault="00000000">
            <w:pPr>
              <w:keepNext/>
              <w:spacing w:after="60"/>
              <w:jc w:val="center"/>
            </w:pPr>
            <w:r>
              <w:rPr>
                <w:rFonts w:ascii="Calibri" w:hAnsi="Calibri"/>
                <w:sz w:val="20"/>
              </w:rPr>
              <w:t>236,250</w:t>
            </w:r>
          </w:p>
        </w:tc>
        <w:tc>
          <w:tcPr>
            <w:tcW w:w="0" w:type="auto"/>
            <w:tcBorders>
              <w:top w:val="single" w:sz="0" w:space="0" w:color="D3D3D3"/>
              <w:left w:val="single" w:sz="0" w:space="0" w:color="D3D3D3"/>
              <w:bottom w:val="single" w:sz="0" w:space="0" w:color="D3D3D3"/>
              <w:right w:val="single" w:sz="0" w:space="0" w:color="D3D3D3"/>
            </w:tcBorders>
          </w:tcPr>
          <w:p w14:paraId="1C586496" w14:textId="77777777" w:rsidR="00E63349" w:rsidRDefault="00000000">
            <w:pPr>
              <w:keepNext/>
              <w:spacing w:after="60"/>
              <w:jc w:val="center"/>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0617A244" w14:textId="77777777" w:rsidR="00E63349" w:rsidRDefault="00000000">
            <w:pPr>
              <w:keepNext/>
              <w:spacing w:after="60"/>
              <w:jc w:val="center"/>
            </w:pPr>
            <w:r>
              <w:rPr>
                <w:rFonts w:ascii="Calibri" w:hAnsi="Calibri"/>
                <w:sz w:val="20"/>
              </w:rPr>
              <w:t>13.5</w:t>
            </w:r>
          </w:p>
        </w:tc>
        <w:tc>
          <w:tcPr>
            <w:tcW w:w="0" w:type="auto"/>
            <w:tcBorders>
              <w:top w:val="single" w:sz="0" w:space="0" w:color="D3D3D3"/>
              <w:left w:val="single" w:sz="0" w:space="0" w:color="D3D3D3"/>
              <w:bottom w:val="single" w:sz="0" w:space="0" w:color="D3D3D3"/>
              <w:right w:val="single" w:sz="0" w:space="0" w:color="D3D3D3"/>
            </w:tcBorders>
          </w:tcPr>
          <w:p w14:paraId="53B8C106" w14:textId="77777777" w:rsidR="00E63349" w:rsidRDefault="00000000">
            <w:pPr>
              <w:keepNext/>
              <w:spacing w:after="60"/>
              <w:jc w:val="center"/>
            </w:pPr>
            <w:r>
              <w:rPr>
                <w:rFonts w:ascii="Calibri" w:hAnsi="Calibri"/>
                <w:sz w:val="20"/>
              </w:rPr>
              <w:t>47.7</w:t>
            </w:r>
          </w:p>
        </w:tc>
        <w:tc>
          <w:tcPr>
            <w:tcW w:w="0" w:type="auto"/>
            <w:tcBorders>
              <w:top w:val="single" w:sz="0" w:space="0" w:color="D3D3D3"/>
              <w:left w:val="single" w:sz="0" w:space="0" w:color="D3D3D3"/>
              <w:bottom w:val="single" w:sz="0" w:space="0" w:color="D3D3D3"/>
              <w:right w:val="single" w:sz="0" w:space="0" w:color="D3D3D3"/>
            </w:tcBorders>
          </w:tcPr>
          <w:p w14:paraId="71D1F777" w14:textId="77777777" w:rsidR="00E63349" w:rsidRDefault="00000000">
            <w:pPr>
              <w:keepNext/>
              <w:spacing w:after="60"/>
              <w:jc w:val="center"/>
            </w:pPr>
            <w:r>
              <w:rPr>
                <w:rFonts w:ascii="Calibri" w:hAnsi="Calibri"/>
                <w:sz w:val="20"/>
              </w:rPr>
              <w:t>52.1</w:t>
            </w:r>
          </w:p>
        </w:tc>
      </w:tr>
      <w:tr w:rsidR="00E63349" w14:paraId="008EB06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9ACA48" w14:textId="77777777" w:rsidR="00E63349" w:rsidRDefault="00000000">
            <w:pPr>
              <w:keepNext/>
              <w:spacing w:after="60"/>
            </w:pPr>
            <w:r>
              <w:rPr>
                <w:rFonts w:ascii="Calibri" w:hAnsi="Calibri"/>
                <w:sz w:val="20"/>
              </w:rPr>
              <w:t>Burkina Faso</w:t>
            </w:r>
          </w:p>
        </w:tc>
        <w:tc>
          <w:tcPr>
            <w:tcW w:w="0" w:type="auto"/>
            <w:tcBorders>
              <w:top w:val="single" w:sz="0" w:space="0" w:color="D3D3D3"/>
              <w:left w:val="single" w:sz="0" w:space="0" w:color="D3D3D3"/>
              <w:bottom w:val="single" w:sz="0" w:space="0" w:color="D3D3D3"/>
              <w:right w:val="single" w:sz="0" w:space="0" w:color="D3D3D3"/>
            </w:tcBorders>
          </w:tcPr>
          <w:p w14:paraId="774EEC24" w14:textId="77777777" w:rsidR="00E63349" w:rsidRDefault="00000000">
            <w:pPr>
              <w:keepNext/>
              <w:spacing w:after="60"/>
              <w:jc w:val="center"/>
            </w:pPr>
            <w:r>
              <w:rPr>
                <w:rFonts w:ascii="Calibri" w:hAnsi="Calibri"/>
                <w:sz w:val="20"/>
              </w:rPr>
              <w:t>34,942</w:t>
            </w:r>
          </w:p>
        </w:tc>
        <w:tc>
          <w:tcPr>
            <w:tcW w:w="0" w:type="auto"/>
            <w:tcBorders>
              <w:top w:val="single" w:sz="0" w:space="0" w:color="D3D3D3"/>
              <w:left w:val="single" w:sz="0" w:space="0" w:color="D3D3D3"/>
              <w:bottom w:val="single" w:sz="0" w:space="0" w:color="D3D3D3"/>
              <w:right w:val="single" w:sz="0" w:space="0" w:color="D3D3D3"/>
            </w:tcBorders>
          </w:tcPr>
          <w:p w14:paraId="29C625ED" w14:textId="77777777" w:rsidR="00E63349" w:rsidRDefault="00000000">
            <w:pPr>
              <w:keepNext/>
              <w:spacing w:after="60"/>
              <w:jc w:val="center"/>
            </w:pPr>
            <w:r>
              <w:rPr>
                <w:rFonts w:ascii="Calibri" w:hAnsi="Calibri"/>
                <w:sz w:val="20"/>
              </w:rPr>
              <w:t>39,973</w:t>
            </w:r>
          </w:p>
        </w:tc>
        <w:tc>
          <w:tcPr>
            <w:tcW w:w="0" w:type="auto"/>
            <w:tcBorders>
              <w:top w:val="single" w:sz="0" w:space="0" w:color="D3D3D3"/>
              <w:left w:val="single" w:sz="0" w:space="0" w:color="D3D3D3"/>
              <w:bottom w:val="single" w:sz="0" w:space="0" w:color="D3D3D3"/>
              <w:right w:val="single" w:sz="0" w:space="0" w:color="D3D3D3"/>
            </w:tcBorders>
          </w:tcPr>
          <w:p w14:paraId="31A9D0E3" w14:textId="77777777" w:rsidR="00E63349" w:rsidRDefault="00000000">
            <w:pPr>
              <w:keepNext/>
              <w:spacing w:after="60"/>
              <w:jc w:val="center"/>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5ABF5B7F" w14:textId="77777777" w:rsidR="00E63349" w:rsidRDefault="00000000">
            <w:pPr>
              <w:keepNext/>
              <w:spacing w:after="60"/>
              <w:jc w:val="center"/>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7A25F877" w14:textId="77777777" w:rsidR="00E63349" w:rsidRDefault="00000000">
            <w:pPr>
              <w:keepNext/>
              <w:spacing w:after="60"/>
              <w:jc w:val="center"/>
            </w:pPr>
            <w:r>
              <w:rPr>
                <w:rFonts w:ascii="Calibri" w:hAnsi="Calibri"/>
                <w:sz w:val="20"/>
              </w:rPr>
              <w:t>27.0</w:t>
            </w:r>
          </w:p>
        </w:tc>
        <w:tc>
          <w:tcPr>
            <w:tcW w:w="0" w:type="auto"/>
            <w:tcBorders>
              <w:top w:val="single" w:sz="0" w:space="0" w:color="D3D3D3"/>
              <w:left w:val="single" w:sz="0" w:space="0" w:color="D3D3D3"/>
              <w:bottom w:val="single" w:sz="0" w:space="0" w:color="D3D3D3"/>
              <w:right w:val="single" w:sz="0" w:space="0" w:color="D3D3D3"/>
            </w:tcBorders>
          </w:tcPr>
          <w:p w14:paraId="1DB9EB90" w14:textId="77777777" w:rsidR="00E63349" w:rsidRDefault="00000000">
            <w:pPr>
              <w:keepNext/>
              <w:spacing w:after="60"/>
              <w:jc w:val="center"/>
            </w:pPr>
            <w:r>
              <w:rPr>
                <w:rFonts w:ascii="Calibri" w:hAnsi="Calibri"/>
                <w:sz w:val="20"/>
              </w:rPr>
              <w:t>38.7</w:t>
            </w:r>
          </w:p>
        </w:tc>
      </w:tr>
      <w:tr w:rsidR="00E63349" w14:paraId="0959EBF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11547F" w14:textId="77777777" w:rsidR="00E63349" w:rsidRDefault="00000000">
            <w:pPr>
              <w:keepNext/>
              <w:spacing w:after="60"/>
            </w:pPr>
            <w:r>
              <w:rPr>
                <w:rFonts w:ascii="Calibri" w:hAnsi="Calibri"/>
                <w:sz w:val="20"/>
              </w:rPr>
              <w:t>Burundi</w:t>
            </w:r>
          </w:p>
        </w:tc>
        <w:tc>
          <w:tcPr>
            <w:tcW w:w="0" w:type="auto"/>
            <w:tcBorders>
              <w:top w:val="single" w:sz="0" w:space="0" w:color="D3D3D3"/>
              <w:left w:val="single" w:sz="0" w:space="0" w:color="D3D3D3"/>
              <w:bottom w:val="single" w:sz="0" w:space="0" w:color="D3D3D3"/>
              <w:right w:val="single" w:sz="0" w:space="0" w:color="D3D3D3"/>
            </w:tcBorders>
          </w:tcPr>
          <w:p w14:paraId="1CE3957C" w14:textId="77777777" w:rsidR="00E63349" w:rsidRDefault="00000000">
            <w:pPr>
              <w:keepNext/>
              <w:spacing w:after="60"/>
              <w:jc w:val="center"/>
            </w:pPr>
            <w:r>
              <w:rPr>
                <w:rFonts w:ascii="Calibri" w:hAnsi="Calibri"/>
                <w:sz w:val="20"/>
              </w:rPr>
              <w:t>1,172</w:t>
            </w:r>
          </w:p>
        </w:tc>
        <w:tc>
          <w:tcPr>
            <w:tcW w:w="0" w:type="auto"/>
            <w:tcBorders>
              <w:top w:val="single" w:sz="0" w:space="0" w:color="D3D3D3"/>
              <w:left w:val="single" w:sz="0" w:space="0" w:color="D3D3D3"/>
              <w:bottom w:val="single" w:sz="0" w:space="0" w:color="D3D3D3"/>
              <w:right w:val="single" w:sz="0" w:space="0" w:color="D3D3D3"/>
            </w:tcBorders>
          </w:tcPr>
          <w:p w14:paraId="61EA731D" w14:textId="77777777" w:rsidR="00E63349" w:rsidRDefault="00000000">
            <w:pPr>
              <w:keepNext/>
              <w:spacing w:after="60"/>
              <w:jc w:val="center"/>
            </w:pPr>
            <w:r>
              <w:rPr>
                <w:rFonts w:ascii="Calibri" w:hAnsi="Calibri"/>
                <w:sz w:val="20"/>
              </w:rPr>
              <w:t>1,174</w:t>
            </w:r>
          </w:p>
        </w:tc>
        <w:tc>
          <w:tcPr>
            <w:tcW w:w="0" w:type="auto"/>
            <w:tcBorders>
              <w:top w:val="single" w:sz="0" w:space="0" w:color="D3D3D3"/>
              <w:left w:val="single" w:sz="0" w:space="0" w:color="D3D3D3"/>
              <w:bottom w:val="single" w:sz="0" w:space="0" w:color="D3D3D3"/>
              <w:right w:val="single" w:sz="0" w:space="0" w:color="D3D3D3"/>
            </w:tcBorders>
          </w:tcPr>
          <w:p w14:paraId="7A4EFACB"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2F84717"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9CC153F" w14:textId="77777777" w:rsidR="00E63349" w:rsidRDefault="00000000">
            <w:pPr>
              <w:keepNext/>
              <w:spacing w:after="60"/>
              <w:jc w:val="center"/>
            </w:pPr>
            <w:r>
              <w:rPr>
                <w:rFonts w:ascii="Calibri" w:hAnsi="Calibri"/>
                <w:sz w:val="20"/>
              </w:rPr>
              <w:t>25.4</w:t>
            </w:r>
          </w:p>
        </w:tc>
        <w:tc>
          <w:tcPr>
            <w:tcW w:w="0" w:type="auto"/>
            <w:tcBorders>
              <w:top w:val="single" w:sz="0" w:space="0" w:color="D3D3D3"/>
              <w:left w:val="single" w:sz="0" w:space="0" w:color="D3D3D3"/>
              <w:bottom w:val="single" w:sz="0" w:space="0" w:color="D3D3D3"/>
              <w:right w:val="single" w:sz="0" w:space="0" w:color="D3D3D3"/>
            </w:tcBorders>
          </w:tcPr>
          <w:p w14:paraId="3557EE33" w14:textId="77777777" w:rsidR="00E63349" w:rsidRDefault="00000000">
            <w:pPr>
              <w:keepNext/>
              <w:spacing w:after="60"/>
              <w:jc w:val="center"/>
            </w:pPr>
            <w:r>
              <w:rPr>
                <w:rFonts w:ascii="Calibri" w:hAnsi="Calibri"/>
                <w:sz w:val="20"/>
              </w:rPr>
              <w:t>28.0</w:t>
            </w:r>
          </w:p>
        </w:tc>
      </w:tr>
      <w:tr w:rsidR="00E63349" w14:paraId="5D12611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BE9A4E" w14:textId="77777777" w:rsidR="00E63349" w:rsidRDefault="00000000">
            <w:pPr>
              <w:keepNext/>
              <w:spacing w:after="60"/>
            </w:pPr>
            <w:r>
              <w:rPr>
                <w:rFonts w:ascii="Calibri" w:hAnsi="Calibri"/>
                <w:sz w:val="20"/>
              </w:rPr>
              <w:t>Cabo Verde</w:t>
            </w:r>
          </w:p>
        </w:tc>
        <w:tc>
          <w:tcPr>
            <w:tcW w:w="0" w:type="auto"/>
            <w:tcBorders>
              <w:top w:val="single" w:sz="0" w:space="0" w:color="D3D3D3"/>
              <w:left w:val="single" w:sz="0" w:space="0" w:color="D3D3D3"/>
              <w:bottom w:val="single" w:sz="0" w:space="0" w:color="D3D3D3"/>
              <w:right w:val="single" w:sz="0" w:space="0" w:color="D3D3D3"/>
            </w:tcBorders>
          </w:tcPr>
          <w:p w14:paraId="00327CEE"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BEF5ABA" w14:textId="77777777" w:rsidR="00E63349"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878681E"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E3F00E4"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2121B4C"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BADFEBC" w14:textId="77777777" w:rsidR="00E63349" w:rsidRDefault="00000000">
            <w:pPr>
              <w:keepNext/>
              <w:spacing w:after="60"/>
              <w:jc w:val="center"/>
            </w:pPr>
            <w:r>
              <w:rPr>
                <w:rFonts w:ascii="Calibri" w:hAnsi="Calibri"/>
                <w:sz w:val="20"/>
              </w:rPr>
              <w:t>39.5</w:t>
            </w:r>
          </w:p>
        </w:tc>
      </w:tr>
      <w:tr w:rsidR="00E63349" w14:paraId="0CA032D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248841" w14:textId="77777777" w:rsidR="00E63349" w:rsidRDefault="00000000">
            <w:pPr>
              <w:keepNext/>
              <w:spacing w:after="60"/>
            </w:pPr>
            <w:r>
              <w:rPr>
                <w:rFonts w:ascii="Calibri" w:hAnsi="Calibri"/>
                <w:sz w:val="20"/>
              </w:rPr>
              <w:t>Cambodia</w:t>
            </w:r>
          </w:p>
        </w:tc>
        <w:tc>
          <w:tcPr>
            <w:tcW w:w="0" w:type="auto"/>
            <w:tcBorders>
              <w:top w:val="single" w:sz="0" w:space="0" w:color="D3D3D3"/>
              <w:left w:val="single" w:sz="0" w:space="0" w:color="D3D3D3"/>
              <w:bottom w:val="single" w:sz="0" w:space="0" w:color="D3D3D3"/>
              <w:right w:val="single" w:sz="0" w:space="0" w:color="D3D3D3"/>
            </w:tcBorders>
          </w:tcPr>
          <w:p w14:paraId="058BDC9D" w14:textId="77777777" w:rsidR="00E63349" w:rsidRDefault="00000000">
            <w:pPr>
              <w:keepNext/>
              <w:spacing w:after="60"/>
              <w:jc w:val="center"/>
            </w:pPr>
            <w:r>
              <w:rPr>
                <w:rFonts w:ascii="Calibri" w:hAnsi="Calibri"/>
                <w:sz w:val="20"/>
              </w:rPr>
              <w:t>24,745</w:t>
            </w:r>
          </w:p>
        </w:tc>
        <w:tc>
          <w:tcPr>
            <w:tcW w:w="0" w:type="auto"/>
            <w:tcBorders>
              <w:top w:val="single" w:sz="0" w:space="0" w:color="D3D3D3"/>
              <w:left w:val="single" w:sz="0" w:space="0" w:color="D3D3D3"/>
              <w:bottom w:val="single" w:sz="0" w:space="0" w:color="D3D3D3"/>
              <w:right w:val="single" w:sz="0" w:space="0" w:color="D3D3D3"/>
            </w:tcBorders>
          </w:tcPr>
          <w:p w14:paraId="619B32F3" w14:textId="77777777" w:rsidR="00E63349" w:rsidRDefault="00000000">
            <w:pPr>
              <w:keepNext/>
              <w:spacing w:after="60"/>
              <w:jc w:val="center"/>
            </w:pPr>
            <w:r>
              <w:rPr>
                <w:rFonts w:ascii="Calibri" w:hAnsi="Calibri"/>
                <w:sz w:val="20"/>
              </w:rPr>
              <w:t>62,639</w:t>
            </w:r>
          </w:p>
        </w:tc>
        <w:tc>
          <w:tcPr>
            <w:tcW w:w="0" w:type="auto"/>
            <w:tcBorders>
              <w:top w:val="single" w:sz="0" w:space="0" w:color="D3D3D3"/>
              <w:left w:val="single" w:sz="0" w:space="0" w:color="D3D3D3"/>
              <w:bottom w:val="single" w:sz="0" w:space="0" w:color="D3D3D3"/>
              <w:right w:val="single" w:sz="0" w:space="0" w:color="D3D3D3"/>
            </w:tcBorders>
          </w:tcPr>
          <w:p w14:paraId="19FE6BCC" w14:textId="77777777" w:rsidR="00E63349"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507A2A94" w14:textId="77777777" w:rsidR="00E63349" w:rsidRDefault="00000000">
            <w:pPr>
              <w:keepNext/>
              <w:spacing w:after="60"/>
              <w:jc w:val="center"/>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79C055D1" w14:textId="77777777" w:rsidR="00E63349" w:rsidRDefault="00000000">
            <w:pPr>
              <w:keepNext/>
              <w:spacing w:after="60"/>
              <w:jc w:val="center"/>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62A91BE6" w14:textId="77777777" w:rsidR="00E63349" w:rsidRDefault="00000000">
            <w:pPr>
              <w:keepNext/>
              <w:spacing w:after="60"/>
              <w:jc w:val="center"/>
            </w:pPr>
            <w:r>
              <w:rPr>
                <w:rFonts w:ascii="Calibri" w:hAnsi="Calibri"/>
                <w:sz w:val="20"/>
              </w:rPr>
              <w:t>27.6</w:t>
            </w:r>
          </w:p>
        </w:tc>
      </w:tr>
      <w:tr w:rsidR="00E63349" w14:paraId="1822DB0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CAB48C" w14:textId="77777777" w:rsidR="00E63349" w:rsidRDefault="00000000">
            <w:pPr>
              <w:keepNext/>
              <w:spacing w:after="60"/>
            </w:pPr>
            <w:r>
              <w:rPr>
                <w:rFonts w:ascii="Calibri" w:hAnsi="Calibri"/>
                <w:sz w:val="20"/>
              </w:rPr>
              <w:t>Cameroon</w:t>
            </w:r>
          </w:p>
        </w:tc>
        <w:tc>
          <w:tcPr>
            <w:tcW w:w="0" w:type="auto"/>
            <w:tcBorders>
              <w:top w:val="single" w:sz="0" w:space="0" w:color="D3D3D3"/>
              <w:left w:val="single" w:sz="0" w:space="0" w:color="D3D3D3"/>
              <w:bottom w:val="single" w:sz="0" w:space="0" w:color="D3D3D3"/>
              <w:right w:val="single" w:sz="0" w:space="0" w:color="D3D3D3"/>
            </w:tcBorders>
          </w:tcPr>
          <w:p w14:paraId="137D4E48" w14:textId="77777777" w:rsidR="00E63349" w:rsidRDefault="00000000">
            <w:pPr>
              <w:keepNext/>
              <w:spacing w:after="60"/>
              <w:jc w:val="center"/>
            </w:pPr>
            <w:r>
              <w:rPr>
                <w:rFonts w:ascii="Calibri" w:hAnsi="Calibri"/>
                <w:sz w:val="20"/>
              </w:rPr>
              <w:t>23,657</w:t>
            </w:r>
          </w:p>
        </w:tc>
        <w:tc>
          <w:tcPr>
            <w:tcW w:w="0" w:type="auto"/>
            <w:tcBorders>
              <w:top w:val="single" w:sz="0" w:space="0" w:color="D3D3D3"/>
              <w:left w:val="single" w:sz="0" w:space="0" w:color="D3D3D3"/>
              <w:bottom w:val="single" w:sz="0" w:space="0" w:color="D3D3D3"/>
              <w:right w:val="single" w:sz="0" w:space="0" w:color="D3D3D3"/>
            </w:tcBorders>
          </w:tcPr>
          <w:p w14:paraId="4930D787" w14:textId="77777777" w:rsidR="00E63349" w:rsidRDefault="00000000">
            <w:pPr>
              <w:keepNext/>
              <w:spacing w:after="60"/>
              <w:jc w:val="center"/>
            </w:pPr>
            <w:r>
              <w:rPr>
                <w:rFonts w:ascii="Calibri" w:hAnsi="Calibri"/>
                <w:sz w:val="20"/>
              </w:rPr>
              <w:t>48,085</w:t>
            </w:r>
          </w:p>
        </w:tc>
        <w:tc>
          <w:tcPr>
            <w:tcW w:w="0" w:type="auto"/>
            <w:tcBorders>
              <w:top w:val="single" w:sz="0" w:space="0" w:color="D3D3D3"/>
              <w:left w:val="single" w:sz="0" w:space="0" w:color="D3D3D3"/>
              <w:bottom w:val="single" w:sz="0" w:space="0" w:color="D3D3D3"/>
              <w:right w:val="single" w:sz="0" w:space="0" w:color="D3D3D3"/>
            </w:tcBorders>
          </w:tcPr>
          <w:p w14:paraId="71C938CC"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F94D362" w14:textId="77777777" w:rsidR="00E63349"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B7E3863" w14:textId="77777777" w:rsidR="00E63349" w:rsidRDefault="00000000">
            <w:pPr>
              <w:keepNext/>
              <w:spacing w:after="60"/>
              <w:jc w:val="center"/>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5445E303" w14:textId="77777777" w:rsidR="00E63349" w:rsidRDefault="00000000">
            <w:pPr>
              <w:keepNext/>
              <w:spacing w:after="60"/>
              <w:jc w:val="center"/>
            </w:pPr>
            <w:r>
              <w:rPr>
                <w:rFonts w:ascii="Calibri" w:hAnsi="Calibri"/>
                <w:sz w:val="20"/>
              </w:rPr>
              <w:t>21.6</w:t>
            </w:r>
          </w:p>
        </w:tc>
      </w:tr>
      <w:tr w:rsidR="00E63349" w14:paraId="30BE26B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38AB4E" w14:textId="77777777" w:rsidR="00E63349" w:rsidRDefault="00000000">
            <w:pPr>
              <w:keepNext/>
              <w:spacing w:after="60"/>
            </w:pPr>
            <w:r>
              <w:rPr>
                <w:rFonts w:ascii="Calibri" w:hAnsi="Calibri"/>
                <w:sz w:val="20"/>
              </w:rPr>
              <w:t>Central African Republic</w:t>
            </w:r>
          </w:p>
        </w:tc>
        <w:tc>
          <w:tcPr>
            <w:tcW w:w="0" w:type="auto"/>
            <w:tcBorders>
              <w:top w:val="single" w:sz="0" w:space="0" w:color="D3D3D3"/>
              <w:left w:val="single" w:sz="0" w:space="0" w:color="D3D3D3"/>
              <w:bottom w:val="single" w:sz="0" w:space="0" w:color="D3D3D3"/>
              <w:right w:val="single" w:sz="0" w:space="0" w:color="D3D3D3"/>
            </w:tcBorders>
          </w:tcPr>
          <w:p w14:paraId="75107F10" w14:textId="77777777" w:rsidR="00E63349" w:rsidRDefault="00000000">
            <w:pPr>
              <w:keepNext/>
              <w:spacing w:after="60"/>
              <w:jc w:val="center"/>
            </w:pPr>
            <w:r>
              <w:rPr>
                <w:rFonts w:ascii="Calibri" w:hAnsi="Calibri"/>
                <w:sz w:val="20"/>
              </w:rPr>
              <w:t>67,995</w:t>
            </w:r>
          </w:p>
        </w:tc>
        <w:tc>
          <w:tcPr>
            <w:tcW w:w="0" w:type="auto"/>
            <w:tcBorders>
              <w:top w:val="single" w:sz="0" w:space="0" w:color="D3D3D3"/>
              <w:left w:val="single" w:sz="0" w:space="0" w:color="D3D3D3"/>
              <w:bottom w:val="single" w:sz="0" w:space="0" w:color="D3D3D3"/>
              <w:right w:val="single" w:sz="0" w:space="0" w:color="D3D3D3"/>
            </w:tcBorders>
          </w:tcPr>
          <w:p w14:paraId="14E77DB4" w14:textId="77777777" w:rsidR="00E63349" w:rsidRDefault="00000000">
            <w:pPr>
              <w:keepNext/>
              <w:spacing w:after="60"/>
              <w:jc w:val="center"/>
            </w:pPr>
            <w:r>
              <w:rPr>
                <w:rFonts w:ascii="Calibri" w:hAnsi="Calibri"/>
                <w:sz w:val="20"/>
              </w:rPr>
              <w:t>67,995</w:t>
            </w:r>
          </w:p>
        </w:tc>
        <w:tc>
          <w:tcPr>
            <w:tcW w:w="0" w:type="auto"/>
            <w:tcBorders>
              <w:top w:val="single" w:sz="0" w:space="0" w:color="D3D3D3"/>
              <w:left w:val="single" w:sz="0" w:space="0" w:color="D3D3D3"/>
              <w:bottom w:val="single" w:sz="0" w:space="0" w:color="D3D3D3"/>
              <w:right w:val="single" w:sz="0" w:space="0" w:color="D3D3D3"/>
            </w:tcBorders>
          </w:tcPr>
          <w:p w14:paraId="0FCE23A8"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23A9F86"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E06BA0F" w14:textId="77777777" w:rsidR="00E63349" w:rsidRDefault="00000000">
            <w:pPr>
              <w:keepNext/>
              <w:spacing w:after="60"/>
              <w:jc w:val="center"/>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731CBE51" w14:textId="77777777" w:rsidR="00E63349" w:rsidRDefault="00000000">
            <w:pPr>
              <w:keepNext/>
              <w:spacing w:after="60"/>
              <w:jc w:val="center"/>
            </w:pPr>
            <w:r>
              <w:rPr>
                <w:rFonts w:ascii="Calibri" w:hAnsi="Calibri"/>
                <w:sz w:val="20"/>
              </w:rPr>
              <w:t>14.2</w:t>
            </w:r>
          </w:p>
        </w:tc>
      </w:tr>
      <w:tr w:rsidR="00E63349" w14:paraId="4A94C89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DFBC35" w14:textId="77777777" w:rsidR="00E63349" w:rsidRDefault="00000000">
            <w:pPr>
              <w:keepNext/>
              <w:spacing w:after="60"/>
            </w:pPr>
            <w:r>
              <w:rPr>
                <w:rFonts w:ascii="Calibri" w:hAnsi="Calibri"/>
                <w:sz w:val="20"/>
              </w:rPr>
              <w:t>Chad</w:t>
            </w:r>
          </w:p>
        </w:tc>
        <w:tc>
          <w:tcPr>
            <w:tcW w:w="0" w:type="auto"/>
            <w:tcBorders>
              <w:top w:val="single" w:sz="0" w:space="0" w:color="D3D3D3"/>
              <w:left w:val="single" w:sz="0" w:space="0" w:color="D3D3D3"/>
              <w:bottom w:val="single" w:sz="0" w:space="0" w:color="D3D3D3"/>
              <w:right w:val="single" w:sz="0" w:space="0" w:color="D3D3D3"/>
            </w:tcBorders>
          </w:tcPr>
          <w:p w14:paraId="6743F78C" w14:textId="77777777" w:rsidR="00E63349" w:rsidRDefault="00000000">
            <w:pPr>
              <w:keepNext/>
              <w:spacing w:after="60"/>
              <w:jc w:val="center"/>
            </w:pPr>
            <w:r>
              <w:rPr>
                <w:rFonts w:ascii="Calibri" w:hAnsi="Calibri"/>
                <w:sz w:val="20"/>
              </w:rPr>
              <w:t>143,131</w:t>
            </w:r>
          </w:p>
        </w:tc>
        <w:tc>
          <w:tcPr>
            <w:tcW w:w="0" w:type="auto"/>
            <w:tcBorders>
              <w:top w:val="single" w:sz="0" w:space="0" w:color="D3D3D3"/>
              <w:left w:val="single" w:sz="0" w:space="0" w:color="D3D3D3"/>
              <w:bottom w:val="single" w:sz="0" w:space="0" w:color="D3D3D3"/>
              <w:right w:val="single" w:sz="0" w:space="0" w:color="D3D3D3"/>
            </w:tcBorders>
          </w:tcPr>
          <w:p w14:paraId="357C9BD6" w14:textId="77777777" w:rsidR="00E63349" w:rsidRDefault="00000000">
            <w:pPr>
              <w:keepNext/>
              <w:spacing w:after="60"/>
              <w:jc w:val="center"/>
            </w:pPr>
            <w:r>
              <w:rPr>
                <w:rFonts w:ascii="Calibri" w:hAnsi="Calibri"/>
                <w:sz w:val="20"/>
              </w:rPr>
              <w:t>173,459</w:t>
            </w:r>
          </w:p>
        </w:tc>
        <w:tc>
          <w:tcPr>
            <w:tcW w:w="0" w:type="auto"/>
            <w:tcBorders>
              <w:top w:val="single" w:sz="0" w:space="0" w:color="D3D3D3"/>
              <w:left w:val="single" w:sz="0" w:space="0" w:color="D3D3D3"/>
              <w:bottom w:val="single" w:sz="0" w:space="0" w:color="D3D3D3"/>
              <w:right w:val="single" w:sz="0" w:space="0" w:color="D3D3D3"/>
            </w:tcBorders>
          </w:tcPr>
          <w:p w14:paraId="087342C1" w14:textId="77777777" w:rsidR="00E63349" w:rsidRDefault="00000000">
            <w:pPr>
              <w:keepNext/>
              <w:spacing w:after="60"/>
              <w:jc w:val="center"/>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48D489B4" w14:textId="77777777" w:rsidR="00E63349" w:rsidRDefault="00000000">
            <w:pPr>
              <w:keepNext/>
              <w:spacing w:after="60"/>
              <w:jc w:val="center"/>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1CB3A2F2" w14:textId="77777777" w:rsidR="00E63349" w:rsidRDefault="00000000">
            <w:pPr>
              <w:keepNext/>
              <w:spacing w:after="60"/>
              <w:jc w:val="center"/>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327EEE9D" w14:textId="77777777" w:rsidR="00E63349" w:rsidRDefault="00000000">
            <w:pPr>
              <w:keepNext/>
              <w:spacing w:after="60"/>
              <w:jc w:val="center"/>
            </w:pPr>
            <w:r>
              <w:rPr>
                <w:rFonts w:ascii="Calibri" w:hAnsi="Calibri"/>
                <w:sz w:val="20"/>
              </w:rPr>
              <w:t>10.6</w:t>
            </w:r>
          </w:p>
        </w:tc>
      </w:tr>
      <w:tr w:rsidR="00E63349" w14:paraId="118373E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DF19BF" w14:textId="77777777" w:rsidR="00E63349" w:rsidRDefault="00000000">
            <w:pPr>
              <w:keepNext/>
              <w:spacing w:after="60"/>
            </w:pPr>
            <w:r>
              <w:rPr>
                <w:rFonts w:ascii="Calibri" w:hAnsi="Calibri"/>
                <w:sz w:val="20"/>
              </w:rPr>
              <w:t>Comoros</w:t>
            </w:r>
          </w:p>
        </w:tc>
        <w:tc>
          <w:tcPr>
            <w:tcW w:w="0" w:type="auto"/>
            <w:tcBorders>
              <w:top w:val="single" w:sz="0" w:space="0" w:color="D3D3D3"/>
              <w:left w:val="single" w:sz="0" w:space="0" w:color="D3D3D3"/>
              <w:bottom w:val="single" w:sz="0" w:space="0" w:color="D3D3D3"/>
              <w:right w:val="single" w:sz="0" w:space="0" w:color="D3D3D3"/>
            </w:tcBorders>
          </w:tcPr>
          <w:p w14:paraId="31EBA1A2" w14:textId="77777777" w:rsidR="00E63349"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7A4973F" w14:textId="77777777" w:rsidR="00E63349" w:rsidRDefault="00000000">
            <w:pPr>
              <w:keepNext/>
              <w:spacing w:after="60"/>
              <w:jc w:val="center"/>
            </w:pPr>
            <w:r>
              <w:rPr>
                <w:rFonts w:ascii="Calibri" w:hAnsi="Calibri"/>
                <w:sz w:val="20"/>
              </w:rPr>
              <w:t>529</w:t>
            </w:r>
          </w:p>
        </w:tc>
        <w:tc>
          <w:tcPr>
            <w:tcW w:w="0" w:type="auto"/>
            <w:tcBorders>
              <w:top w:val="single" w:sz="0" w:space="0" w:color="D3D3D3"/>
              <w:left w:val="single" w:sz="0" w:space="0" w:color="D3D3D3"/>
              <w:bottom w:val="single" w:sz="0" w:space="0" w:color="D3D3D3"/>
              <w:right w:val="single" w:sz="0" w:space="0" w:color="D3D3D3"/>
            </w:tcBorders>
          </w:tcPr>
          <w:p w14:paraId="404B2C18"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EE77740" w14:textId="77777777" w:rsidR="00E63349" w:rsidRDefault="00000000">
            <w:pPr>
              <w:keepNext/>
              <w:spacing w:after="60"/>
              <w:jc w:val="center"/>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30D6A69F" w14:textId="77777777" w:rsidR="00E63349" w:rsidRDefault="00000000">
            <w:pPr>
              <w:keepNext/>
              <w:spacing w:after="60"/>
              <w:jc w:val="center"/>
            </w:pPr>
            <w:r>
              <w:rPr>
                <w:rFonts w:ascii="Calibri" w:hAnsi="Calibri"/>
                <w:sz w:val="20"/>
              </w:rPr>
              <w:t>33.6</w:t>
            </w:r>
          </w:p>
        </w:tc>
        <w:tc>
          <w:tcPr>
            <w:tcW w:w="0" w:type="auto"/>
            <w:tcBorders>
              <w:top w:val="single" w:sz="0" w:space="0" w:color="D3D3D3"/>
              <w:left w:val="single" w:sz="0" w:space="0" w:color="D3D3D3"/>
              <w:bottom w:val="single" w:sz="0" w:space="0" w:color="D3D3D3"/>
              <w:right w:val="single" w:sz="0" w:space="0" w:color="D3D3D3"/>
            </w:tcBorders>
          </w:tcPr>
          <w:p w14:paraId="35C2E978" w14:textId="77777777" w:rsidR="00E63349" w:rsidRDefault="00000000">
            <w:pPr>
              <w:keepNext/>
              <w:spacing w:after="60"/>
              <w:jc w:val="center"/>
            </w:pPr>
            <w:r>
              <w:rPr>
                <w:rFonts w:ascii="Calibri" w:hAnsi="Calibri"/>
                <w:sz w:val="20"/>
              </w:rPr>
              <w:t>98.6</w:t>
            </w:r>
          </w:p>
        </w:tc>
      </w:tr>
      <w:tr w:rsidR="00E63349" w14:paraId="1A20438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02B13E" w14:textId="77777777" w:rsidR="00E63349" w:rsidRDefault="00000000">
            <w:pPr>
              <w:keepNext/>
              <w:spacing w:after="60"/>
            </w:pPr>
            <w:r>
              <w:rPr>
                <w:rFonts w:ascii="Calibri" w:hAnsi="Calibri"/>
                <w:sz w:val="20"/>
              </w:rPr>
              <w:t>Congo, Dem. Rep.</w:t>
            </w:r>
          </w:p>
        </w:tc>
        <w:tc>
          <w:tcPr>
            <w:tcW w:w="0" w:type="auto"/>
            <w:tcBorders>
              <w:top w:val="single" w:sz="0" w:space="0" w:color="D3D3D3"/>
              <w:left w:val="single" w:sz="0" w:space="0" w:color="D3D3D3"/>
              <w:bottom w:val="single" w:sz="0" w:space="0" w:color="D3D3D3"/>
              <w:right w:val="single" w:sz="0" w:space="0" w:color="D3D3D3"/>
            </w:tcBorders>
          </w:tcPr>
          <w:p w14:paraId="3156A48A" w14:textId="77777777" w:rsidR="00E63349" w:rsidRDefault="00000000">
            <w:pPr>
              <w:keepNext/>
              <w:spacing w:after="60"/>
              <w:jc w:val="center"/>
            </w:pPr>
            <w:r>
              <w:rPr>
                <w:rFonts w:ascii="Calibri" w:hAnsi="Calibri"/>
                <w:sz w:val="20"/>
              </w:rPr>
              <w:t>161,685</w:t>
            </w:r>
          </w:p>
        </w:tc>
        <w:tc>
          <w:tcPr>
            <w:tcW w:w="0" w:type="auto"/>
            <w:tcBorders>
              <w:top w:val="single" w:sz="0" w:space="0" w:color="D3D3D3"/>
              <w:left w:val="single" w:sz="0" w:space="0" w:color="D3D3D3"/>
              <w:bottom w:val="single" w:sz="0" w:space="0" w:color="D3D3D3"/>
              <w:right w:val="single" w:sz="0" w:space="0" w:color="D3D3D3"/>
            </w:tcBorders>
          </w:tcPr>
          <w:p w14:paraId="63F31647" w14:textId="77777777" w:rsidR="00E63349" w:rsidRDefault="00000000">
            <w:pPr>
              <w:keepNext/>
              <w:spacing w:after="60"/>
              <w:jc w:val="center"/>
            </w:pPr>
            <w:r>
              <w:rPr>
                <w:rFonts w:ascii="Calibri" w:hAnsi="Calibri"/>
                <w:sz w:val="20"/>
              </w:rPr>
              <w:t>282,122</w:t>
            </w:r>
          </w:p>
        </w:tc>
        <w:tc>
          <w:tcPr>
            <w:tcW w:w="0" w:type="auto"/>
            <w:tcBorders>
              <w:top w:val="single" w:sz="0" w:space="0" w:color="D3D3D3"/>
              <w:left w:val="single" w:sz="0" w:space="0" w:color="D3D3D3"/>
              <w:bottom w:val="single" w:sz="0" w:space="0" w:color="D3D3D3"/>
              <w:right w:val="single" w:sz="0" w:space="0" w:color="D3D3D3"/>
            </w:tcBorders>
          </w:tcPr>
          <w:p w14:paraId="7FAA7AF4" w14:textId="77777777" w:rsidR="00E63349" w:rsidRDefault="00000000">
            <w:pPr>
              <w:keepNext/>
              <w:spacing w:after="60"/>
              <w:jc w:val="center"/>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4A3BE8B0" w14:textId="77777777" w:rsidR="00E63349" w:rsidRDefault="00000000">
            <w:pPr>
              <w:keepNext/>
              <w:spacing w:after="60"/>
              <w:jc w:val="center"/>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775A8020" w14:textId="77777777" w:rsidR="00E63349" w:rsidRDefault="00000000">
            <w:pPr>
              <w:keepNext/>
              <w:spacing w:after="60"/>
              <w:jc w:val="center"/>
            </w:pPr>
            <w:r>
              <w:rPr>
                <w:rFonts w:ascii="Calibri" w:hAnsi="Calibri"/>
                <w:sz w:val="20"/>
              </w:rPr>
              <w:t>18.3</w:t>
            </w:r>
          </w:p>
        </w:tc>
        <w:tc>
          <w:tcPr>
            <w:tcW w:w="0" w:type="auto"/>
            <w:tcBorders>
              <w:top w:val="single" w:sz="0" w:space="0" w:color="D3D3D3"/>
              <w:left w:val="single" w:sz="0" w:space="0" w:color="D3D3D3"/>
              <w:bottom w:val="single" w:sz="0" w:space="0" w:color="D3D3D3"/>
              <w:right w:val="single" w:sz="0" w:space="0" w:color="D3D3D3"/>
            </w:tcBorders>
          </w:tcPr>
          <w:p w14:paraId="65F243CF" w14:textId="77777777" w:rsidR="00E63349" w:rsidRDefault="00000000">
            <w:pPr>
              <w:keepNext/>
              <w:spacing w:after="60"/>
              <w:jc w:val="center"/>
            </w:pPr>
            <w:r>
              <w:rPr>
                <w:rFonts w:ascii="Calibri" w:hAnsi="Calibri"/>
                <w:sz w:val="20"/>
              </w:rPr>
              <w:t>22.4</w:t>
            </w:r>
          </w:p>
        </w:tc>
      </w:tr>
      <w:tr w:rsidR="00E63349" w14:paraId="2AB0C45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CB5806" w14:textId="77777777" w:rsidR="00E63349" w:rsidRDefault="00000000">
            <w:pPr>
              <w:keepNext/>
              <w:spacing w:after="60"/>
            </w:pPr>
            <w:r>
              <w:rPr>
                <w:rFonts w:ascii="Calibri" w:hAnsi="Calibri"/>
                <w:sz w:val="20"/>
              </w:rPr>
              <w:t>Congo, Rep.</w:t>
            </w:r>
          </w:p>
        </w:tc>
        <w:tc>
          <w:tcPr>
            <w:tcW w:w="0" w:type="auto"/>
            <w:tcBorders>
              <w:top w:val="single" w:sz="0" w:space="0" w:color="D3D3D3"/>
              <w:left w:val="single" w:sz="0" w:space="0" w:color="D3D3D3"/>
              <w:bottom w:val="single" w:sz="0" w:space="0" w:color="D3D3D3"/>
              <w:right w:val="single" w:sz="0" w:space="0" w:color="D3D3D3"/>
            </w:tcBorders>
          </w:tcPr>
          <w:p w14:paraId="2DFCD10C" w14:textId="77777777" w:rsidR="00E63349" w:rsidRDefault="00000000">
            <w:pPr>
              <w:keepNext/>
              <w:spacing w:after="60"/>
              <w:jc w:val="center"/>
            </w:pPr>
            <w:r>
              <w:rPr>
                <w:rFonts w:ascii="Calibri" w:hAnsi="Calibri"/>
                <w:sz w:val="20"/>
              </w:rPr>
              <w:t>31,032</w:t>
            </w:r>
          </w:p>
        </w:tc>
        <w:tc>
          <w:tcPr>
            <w:tcW w:w="0" w:type="auto"/>
            <w:tcBorders>
              <w:top w:val="single" w:sz="0" w:space="0" w:color="D3D3D3"/>
              <w:left w:val="single" w:sz="0" w:space="0" w:color="D3D3D3"/>
              <w:bottom w:val="single" w:sz="0" w:space="0" w:color="D3D3D3"/>
              <w:right w:val="single" w:sz="0" w:space="0" w:color="D3D3D3"/>
            </w:tcBorders>
          </w:tcPr>
          <w:p w14:paraId="56EC7E4B" w14:textId="77777777" w:rsidR="00E63349" w:rsidRDefault="00000000">
            <w:pPr>
              <w:keepNext/>
              <w:spacing w:after="60"/>
              <w:jc w:val="center"/>
            </w:pPr>
            <w:r>
              <w:rPr>
                <w:rFonts w:ascii="Calibri" w:hAnsi="Calibri"/>
                <w:sz w:val="20"/>
              </w:rPr>
              <w:t>117,639</w:t>
            </w:r>
          </w:p>
        </w:tc>
        <w:tc>
          <w:tcPr>
            <w:tcW w:w="0" w:type="auto"/>
            <w:tcBorders>
              <w:top w:val="single" w:sz="0" w:space="0" w:color="D3D3D3"/>
              <w:left w:val="single" w:sz="0" w:space="0" w:color="D3D3D3"/>
              <w:bottom w:val="single" w:sz="0" w:space="0" w:color="D3D3D3"/>
              <w:right w:val="single" w:sz="0" w:space="0" w:color="D3D3D3"/>
            </w:tcBorders>
          </w:tcPr>
          <w:p w14:paraId="49B5E148"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1905F6C" w14:textId="77777777" w:rsidR="00E63349" w:rsidRDefault="00000000">
            <w:pPr>
              <w:keepNext/>
              <w:spacing w:after="60"/>
              <w:jc w:val="center"/>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14:paraId="7AA98B05" w14:textId="77777777" w:rsidR="00E63349" w:rsidRDefault="00000000">
            <w:pPr>
              <w:keepNext/>
              <w:spacing w:after="60"/>
              <w:jc w:val="center"/>
            </w:pPr>
            <w:r>
              <w:rPr>
                <w:rFonts w:ascii="Calibri" w:hAnsi="Calibri"/>
                <w:sz w:val="20"/>
              </w:rPr>
              <w:t>48.0</w:t>
            </w:r>
          </w:p>
        </w:tc>
        <w:tc>
          <w:tcPr>
            <w:tcW w:w="0" w:type="auto"/>
            <w:tcBorders>
              <w:top w:val="single" w:sz="0" w:space="0" w:color="D3D3D3"/>
              <w:left w:val="single" w:sz="0" w:space="0" w:color="D3D3D3"/>
              <w:bottom w:val="single" w:sz="0" w:space="0" w:color="D3D3D3"/>
              <w:right w:val="single" w:sz="0" w:space="0" w:color="D3D3D3"/>
            </w:tcBorders>
          </w:tcPr>
          <w:p w14:paraId="55474862" w14:textId="77777777" w:rsidR="00E63349" w:rsidRDefault="00000000">
            <w:pPr>
              <w:keepNext/>
              <w:spacing w:after="60"/>
              <w:jc w:val="center"/>
            </w:pPr>
            <w:r>
              <w:rPr>
                <w:rFonts w:ascii="Calibri" w:hAnsi="Calibri"/>
                <w:sz w:val="20"/>
              </w:rPr>
              <w:t>70.0</w:t>
            </w:r>
          </w:p>
        </w:tc>
      </w:tr>
      <w:tr w:rsidR="00E63349" w14:paraId="56D6D7B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686D22" w14:textId="77777777" w:rsidR="00E63349" w:rsidRDefault="00000000">
            <w:pPr>
              <w:keepNext/>
              <w:spacing w:after="60"/>
            </w:pPr>
            <w:r>
              <w:rPr>
                <w:rFonts w:ascii="Calibri" w:hAnsi="Calibri"/>
                <w:sz w:val="20"/>
              </w:rPr>
              <w:t>Côte d'Ivoire</w:t>
            </w:r>
          </w:p>
        </w:tc>
        <w:tc>
          <w:tcPr>
            <w:tcW w:w="0" w:type="auto"/>
            <w:tcBorders>
              <w:top w:val="single" w:sz="0" w:space="0" w:color="D3D3D3"/>
              <w:left w:val="single" w:sz="0" w:space="0" w:color="D3D3D3"/>
              <w:bottom w:val="single" w:sz="0" w:space="0" w:color="D3D3D3"/>
              <w:right w:val="single" w:sz="0" w:space="0" w:color="D3D3D3"/>
            </w:tcBorders>
          </w:tcPr>
          <w:p w14:paraId="732F880A" w14:textId="77777777" w:rsidR="00E63349" w:rsidRDefault="00000000">
            <w:pPr>
              <w:keepNext/>
              <w:spacing w:after="60"/>
              <w:jc w:val="center"/>
            </w:pPr>
            <w:r>
              <w:rPr>
                <w:rFonts w:ascii="Calibri" w:hAnsi="Calibri"/>
                <w:sz w:val="20"/>
              </w:rPr>
              <w:t>20,929</w:t>
            </w:r>
          </w:p>
        </w:tc>
        <w:tc>
          <w:tcPr>
            <w:tcW w:w="0" w:type="auto"/>
            <w:tcBorders>
              <w:top w:val="single" w:sz="0" w:space="0" w:color="D3D3D3"/>
              <w:left w:val="single" w:sz="0" w:space="0" w:color="D3D3D3"/>
              <w:bottom w:val="single" w:sz="0" w:space="0" w:color="D3D3D3"/>
              <w:right w:val="single" w:sz="0" w:space="0" w:color="D3D3D3"/>
            </w:tcBorders>
          </w:tcPr>
          <w:p w14:paraId="0182EDE9" w14:textId="77777777" w:rsidR="00E63349" w:rsidRDefault="00000000">
            <w:pPr>
              <w:keepNext/>
              <w:spacing w:after="60"/>
              <w:jc w:val="center"/>
            </w:pPr>
            <w:r>
              <w:rPr>
                <w:rFonts w:ascii="Calibri" w:hAnsi="Calibri"/>
                <w:sz w:val="20"/>
              </w:rPr>
              <w:t>21,171</w:t>
            </w:r>
          </w:p>
        </w:tc>
        <w:tc>
          <w:tcPr>
            <w:tcW w:w="0" w:type="auto"/>
            <w:tcBorders>
              <w:top w:val="single" w:sz="0" w:space="0" w:color="D3D3D3"/>
              <w:left w:val="single" w:sz="0" w:space="0" w:color="D3D3D3"/>
              <w:bottom w:val="single" w:sz="0" w:space="0" w:color="D3D3D3"/>
              <w:right w:val="single" w:sz="0" w:space="0" w:color="D3D3D3"/>
            </w:tcBorders>
          </w:tcPr>
          <w:p w14:paraId="16EDA3F1"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5B7130B"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B625EB4" w14:textId="77777777" w:rsidR="00E63349" w:rsidRDefault="00000000">
            <w:pPr>
              <w:keepNext/>
              <w:spacing w:after="60"/>
              <w:jc w:val="center"/>
            </w:pPr>
            <w:r>
              <w:rPr>
                <w:rFonts w:ascii="Calibri" w:hAnsi="Calibri"/>
                <w:sz w:val="20"/>
              </w:rPr>
              <w:t>21.8</w:t>
            </w:r>
          </w:p>
        </w:tc>
        <w:tc>
          <w:tcPr>
            <w:tcW w:w="0" w:type="auto"/>
            <w:tcBorders>
              <w:top w:val="single" w:sz="0" w:space="0" w:color="D3D3D3"/>
              <w:left w:val="single" w:sz="0" w:space="0" w:color="D3D3D3"/>
              <w:bottom w:val="single" w:sz="0" w:space="0" w:color="D3D3D3"/>
              <w:right w:val="single" w:sz="0" w:space="0" w:color="D3D3D3"/>
            </w:tcBorders>
          </w:tcPr>
          <w:p w14:paraId="17D80F7C" w14:textId="77777777" w:rsidR="00E63349" w:rsidRDefault="00000000">
            <w:pPr>
              <w:keepNext/>
              <w:spacing w:after="60"/>
              <w:jc w:val="center"/>
            </w:pPr>
            <w:r>
              <w:rPr>
                <w:rFonts w:ascii="Calibri" w:hAnsi="Calibri"/>
                <w:sz w:val="20"/>
              </w:rPr>
              <w:t>26.4</w:t>
            </w:r>
          </w:p>
        </w:tc>
      </w:tr>
      <w:tr w:rsidR="00E63349" w14:paraId="5EEA01C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1DA4BB" w14:textId="77777777" w:rsidR="00E63349" w:rsidRDefault="00000000">
            <w:pPr>
              <w:keepNext/>
              <w:spacing w:after="60"/>
            </w:pPr>
            <w:r>
              <w:rPr>
                <w:rFonts w:ascii="Calibri" w:hAnsi="Calibri"/>
                <w:sz w:val="20"/>
              </w:rPr>
              <w:t>Djibouti</w:t>
            </w:r>
          </w:p>
        </w:tc>
        <w:tc>
          <w:tcPr>
            <w:tcW w:w="0" w:type="auto"/>
            <w:tcBorders>
              <w:top w:val="single" w:sz="0" w:space="0" w:color="D3D3D3"/>
              <w:left w:val="single" w:sz="0" w:space="0" w:color="D3D3D3"/>
              <w:bottom w:val="single" w:sz="0" w:space="0" w:color="D3D3D3"/>
              <w:right w:val="single" w:sz="0" w:space="0" w:color="D3D3D3"/>
            </w:tcBorders>
          </w:tcPr>
          <w:p w14:paraId="0B453DFA"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A676174" w14:textId="77777777" w:rsidR="00E63349" w:rsidRDefault="00000000">
            <w:pPr>
              <w:keepNext/>
              <w:spacing w:after="60"/>
              <w:jc w:val="center"/>
            </w:pPr>
            <w:r>
              <w:rPr>
                <w:rFonts w:ascii="Calibri" w:hAnsi="Calibri"/>
                <w:sz w:val="20"/>
              </w:rPr>
              <w:t>201</w:t>
            </w:r>
          </w:p>
        </w:tc>
        <w:tc>
          <w:tcPr>
            <w:tcW w:w="0" w:type="auto"/>
            <w:tcBorders>
              <w:top w:val="single" w:sz="0" w:space="0" w:color="D3D3D3"/>
              <w:left w:val="single" w:sz="0" w:space="0" w:color="D3D3D3"/>
              <w:bottom w:val="single" w:sz="0" w:space="0" w:color="D3D3D3"/>
              <w:right w:val="single" w:sz="0" w:space="0" w:color="D3D3D3"/>
            </w:tcBorders>
          </w:tcPr>
          <w:p w14:paraId="6B12A3D6"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5243CF5"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A43525B"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3BB2E40" w14:textId="77777777" w:rsidR="00E63349" w:rsidRDefault="00000000">
            <w:pPr>
              <w:keepNext/>
              <w:spacing w:after="60"/>
              <w:jc w:val="center"/>
            </w:pPr>
            <w:r>
              <w:rPr>
                <w:rFonts w:ascii="Calibri" w:hAnsi="Calibri"/>
                <w:sz w:val="20"/>
              </w:rPr>
              <w:t>1.3</w:t>
            </w:r>
          </w:p>
        </w:tc>
      </w:tr>
      <w:tr w:rsidR="00E63349" w14:paraId="43E5B82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52EF6E" w14:textId="77777777" w:rsidR="00E63349" w:rsidRDefault="00000000">
            <w:pPr>
              <w:keepNext/>
              <w:spacing w:after="60"/>
            </w:pPr>
            <w:r>
              <w:rPr>
                <w:rFonts w:ascii="Calibri" w:hAnsi="Calibri"/>
                <w:sz w:val="20"/>
              </w:rPr>
              <w:t>Egypt, Arab Rep.</w:t>
            </w:r>
          </w:p>
        </w:tc>
        <w:tc>
          <w:tcPr>
            <w:tcW w:w="0" w:type="auto"/>
            <w:tcBorders>
              <w:top w:val="single" w:sz="0" w:space="0" w:color="D3D3D3"/>
              <w:left w:val="single" w:sz="0" w:space="0" w:color="D3D3D3"/>
              <w:bottom w:val="single" w:sz="0" w:space="0" w:color="D3D3D3"/>
              <w:right w:val="single" w:sz="0" w:space="0" w:color="D3D3D3"/>
            </w:tcBorders>
          </w:tcPr>
          <w:p w14:paraId="52B83B62" w14:textId="77777777" w:rsidR="00E63349" w:rsidRDefault="00000000">
            <w:pPr>
              <w:keepNext/>
              <w:spacing w:after="60"/>
              <w:jc w:val="center"/>
            </w:pPr>
            <w:r>
              <w:rPr>
                <w:rFonts w:ascii="Calibri" w:hAnsi="Calibri"/>
                <w:sz w:val="20"/>
              </w:rPr>
              <w:t>59,135</w:t>
            </w:r>
          </w:p>
        </w:tc>
        <w:tc>
          <w:tcPr>
            <w:tcW w:w="0" w:type="auto"/>
            <w:tcBorders>
              <w:top w:val="single" w:sz="0" w:space="0" w:color="D3D3D3"/>
              <w:left w:val="single" w:sz="0" w:space="0" w:color="D3D3D3"/>
              <w:bottom w:val="single" w:sz="0" w:space="0" w:color="D3D3D3"/>
              <w:right w:val="single" w:sz="0" w:space="0" w:color="D3D3D3"/>
            </w:tcBorders>
          </w:tcPr>
          <w:p w14:paraId="00CAF213" w14:textId="77777777" w:rsidR="00E63349" w:rsidRDefault="00000000">
            <w:pPr>
              <w:keepNext/>
              <w:spacing w:after="60"/>
              <w:jc w:val="center"/>
            </w:pPr>
            <w:r>
              <w:rPr>
                <w:rFonts w:ascii="Calibri" w:hAnsi="Calibri"/>
                <w:sz w:val="20"/>
              </w:rPr>
              <w:t>126,749</w:t>
            </w:r>
          </w:p>
        </w:tc>
        <w:tc>
          <w:tcPr>
            <w:tcW w:w="0" w:type="auto"/>
            <w:tcBorders>
              <w:top w:val="single" w:sz="0" w:space="0" w:color="D3D3D3"/>
              <w:left w:val="single" w:sz="0" w:space="0" w:color="D3D3D3"/>
              <w:bottom w:val="single" w:sz="0" w:space="0" w:color="D3D3D3"/>
              <w:right w:val="single" w:sz="0" w:space="0" w:color="D3D3D3"/>
            </w:tcBorders>
          </w:tcPr>
          <w:p w14:paraId="04B583B8"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28AE1E4"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508C811" w14:textId="77777777" w:rsidR="00E63349" w:rsidRDefault="00000000">
            <w:pPr>
              <w:keepNext/>
              <w:spacing w:after="60"/>
              <w:jc w:val="center"/>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1CF025C5" w14:textId="77777777" w:rsidR="00E63349" w:rsidRDefault="00000000">
            <w:pPr>
              <w:keepNext/>
              <w:spacing w:after="60"/>
              <w:jc w:val="center"/>
            </w:pPr>
            <w:r>
              <w:rPr>
                <w:rFonts w:ascii="Calibri" w:hAnsi="Calibri"/>
                <w:sz w:val="20"/>
              </w:rPr>
              <w:t>10.8</w:t>
            </w:r>
          </w:p>
        </w:tc>
      </w:tr>
      <w:tr w:rsidR="00E63349" w14:paraId="40029F3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D5A15A" w14:textId="77777777" w:rsidR="00E63349" w:rsidRDefault="00000000">
            <w:pPr>
              <w:keepNext/>
              <w:spacing w:after="60"/>
            </w:pPr>
            <w:r>
              <w:rPr>
                <w:rFonts w:ascii="Calibri" w:hAnsi="Calibri"/>
                <w:sz w:val="20"/>
              </w:rPr>
              <w:t>El Salvador</w:t>
            </w:r>
          </w:p>
        </w:tc>
        <w:tc>
          <w:tcPr>
            <w:tcW w:w="0" w:type="auto"/>
            <w:tcBorders>
              <w:top w:val="single" w:sz="0" w:space="0" w:color="D3D3D3"/>
              <w:left w:val="single" w:sz="0" w:space="0" w:color="D3D3D3"/>
              <w:bottom w:val="single" w:sz="0" w:space="0" w:color="D3D3D3"/>
              <w:right w:val="single" w:sz="0" w:space="0" w:color="D3D3D3"/>
            </w:tcBorders>
          </w:tcPr>
          <w:p w14:paraId="449BF1F5" w14:textId="77777777" w:rsidR="00E63349"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D9E0BF0" w14:textId="77777777" w:rsidR="00E63349" w:rsidRDefault="00000000">
            <w:pPr>
              <w:keepNext/>
              <w:spacing w:after="60"/>
              <w:jc w:val="center"/>
            </w:pPr>
            <w:r>
              <w:rPr>
                <w:rFonts w:ascii="Calibri" w:hAnsi="Calibri"/>
                <w:sz w:val="20"/>
              </w:rPr>
              <w:t>1,402</w:t>
            </w:r>
          </w:p>
        </w:tc>
        <w:tc>
          <w:tcPr>
            <w:tcW w:w="0" w:type="auto"/>
            <w:tcBorders>
              <w:top w:val="single" w:sz="0" w:space="0" w:color="D3D3D3"/>
              <w:left w:val="single" w:sz="0" w:space="0" w:color="D3D3D3"/>
              <w:bottom w:val="single" w:sz="0" w:space="0" w:color="D3D3D3"/>
              <w:right w:val="single" w:sz="0" w:space="0" w:color="D3D3D3"/>
            </w:tcBorders>
          </w:tcPr>
          <w:p w14:paraId="233CB80D"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B6D9799" w14:textId="77777777" w:rsidR="00E63349"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665DB05B"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34382ED" w14:textId="77777777" w:rsidR="00E63349" w:rsidRDefault="00000000">
            <w:pPr>
              <w:keepNext/>
              <w:spacing w:after="60"/>
              <w:jc w:val="center"/>
            </w:pPr>
            <w:r>
              <w:rPr>
                <w:rFonts w:ascii="Calibri" w:hAnsi="Calibri"/>
                <w:sz w:val="20"/>
              </w:rPr>
              <w:t>81.5</w:t>
            </w:r>
          </w:p>
        </w:tc>
      </w:tr>
      <w:tr w:rsidR="00E63349" w14:paraId="7D81E4B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A27751" w14:textId="77777777" w:rsidR="00E63349" w:rsidRDefault="00000000">
            <w:pPr>
              <w:keepNext/>
              <w:spacing w:after="60"/>
            </w:pPr>
            <w:r>
              <w:rPr>
                <w:rFonts w:ascii="Calibri" w:hAnsi="Calibri"/>
                <w:sz w:val="20"/>
              </w:rPr>
              <w:t>Eritrea</w:t>
            </w:r>
          </w:p>
        </w:tc>
        <w:tc>
          <w:tcPr>
            <w:tcW w:w="0" w:type="auto"/>
            <w:tcBorders>
              <w:top w:val="single" w:sz="0" w:space="0" w:color="D3D3D3"/>
              <w:left w:val="single" w:sz="0" w:space="0" w:color="D3D3D3"/>
              <w:bottom w:val="single" w:sz="0" w:space="0" w:color="D3D3D3"/>
              <w:right w:val="single" w:sz="0" w:space="0" w:color="D3D3D3"/>
            </w:tcBorders>
          </w:tcPr>
          <w:p w14:paraId="56C827B4" w14:textId="77777777" w:rsidR="00E63349" w:rsidRDefault="00000000">
            <w:pPr>
              <w:keepNext/>
              <w:spacing w:after="60"/>
              <w:jc w:val="center"/>
            </w:pPr>
            <w:r>
              <w:rPr>
                <w:rFonts w:ascii="Calibri" w:hAnsi="Calibri"/>
                <w:sz w:val="20"/>
              </w:rPr>
              <w:t>5,807</w:t>
            </w:r>
          </w:p>
        </w:tc>
        <w:tc>
          <w:tcPr>
            <w:tcW w:w="0" w:type="auto"/>
            <w:tcBorders>
              <w:top w:val="single" w:sz="0" w:space="0" w:color="D3D3D3"/>
              <w:left w:val="single" w:sz="0" w:space="0" w:color="D3D3D3"/>
              <w:bottom w:val="single" w:sz="0" w:space="0" w:color="D3D3D3"/>
              <w:right w:val="single" w:sz="0" w:space="0" w:color="D3D3D3"/>
            </w:tcBorders>
          </w:tcPr>
          <w:p w14:paraId="57A816F4" w14:textId="77777777" w:rsidR="00E63349" w:rsidRDefault="00000000">
            <w:pPr>
              <w:keepNext/>
              <w:spacing w:after="60"/>
              <w:jc w:val="center"/>
            </w:pPr>
            <w:r>
              <w:rPr>
                <w:rFonts w:ascii="Calibri" w:hAnsi="Calibri"/>
                <w:sz w:val="20"/>
              </w:rPr>
              <w:t>5,807</w:t>
            </w:r>
          </w:p>
        </w:tc>
        <w:tc>
          <w:tcPr>
            <w:tcW w:w="0" w:type="auto"/>
            <w:tcBorders>
              <w:top w:val="single" w:sz="0" w:space="0" w:color="D3D3D3"/>
              <w:left w:val="single" w:sz="0" w:space="0" w:color="D3D3D3"/>
              <w:bottom w:val="single" w:sz="0" w:space="0" w:color="D3D3D3"/>
              <w:right w:val="single" w:sz="0" w:space="0" w:color="D3D3D3"/>
            </w:tcBorders>
          </w:tcPr>
          <w:p w14:paraId="6685846D" w14:textId="77777777" w:rsidR="00E63349"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B36381E" w14:textId="77777777" w:rsidR="00E63349"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A13ADAA" w14:textId="77777777" w:rsidR="00E63349" w:rsidRDefault="00000000">
            <w:pPr>
              <w:keepNext/>
              <w:spacing w:after="60"/>
              <w:jc w:val="center"/>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3FFA39A2" w14:textId="77777777" w:rsidR="00E63349" w:rsidRDefault="00000000">
            <w:pPr>
              <w:keepNext/>
              <w:spacing w:after="60"/>
              <w:jc w:val="center"/>
            </w:pPr>
            <w:r>
              <w:rPr>
                <w:rFonts w:ascii="Calibri" w:hAnsi="Calibri"/>
                <w:sz w:val="20"/>
              </w:rPr>
              <w:t>5.3</w:t>
            </w:r>
          </w:p>
        </w:tc>
      </w:tr>
      <w:tr w:rsidR="00E63349" w14:paraId="06F3F12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317EFA" w14:textId="77777777" w:rsidR="00E63349" w:rsidRDefault="00000000">
            <w:pPr>
              <w:keepNext/>
              <w:spacing w:after="60"/>
            </w:pPr>
            <w:r>
              <w:rPr>
                <w:rFonts w:ascii="Calibri" w:hAnsi="Calibri"/>
                <w:sz w:val="20"/>
              </w:rPr>
              <w:t>Eswatini</w:t>
            </w:r>
          </w:p>
        </w:tc>
        <w:tc>
          <w:tcPr>
            <w:tcW w:w="0" w:type="auto"/>
            <w:tcBorders>
              <w:top w:val="single" w:sz="0" w:space="0" w:color="D3D3D3"/>
              <w:left w:val="single" w:sz="0" w:space="0" w:color="D3D3D3"/>
              <w:bottom w:val="single" w:sz="0" w:space="0" w:color="D3D3D3"/>
              <w:right w:val="single" w:sz="0" w:space="0" w:color="D3D3D3"/>
            </w:tcBorders>
          </w:tcPr>
          <w:p w14:paraId="34E125F2" w14:textId="77777777" w:rsidR="00E63349" w:rsidRDefault="00000000">
            <w:pPr>
              <w:keepNext/>
              <w:spacing w:after="60"/>
              <w:jc w:val="center"/>
            </w:pPr>
            <w:r>
              <w:rPr>
                <w:rFonts w:ascii="Calibri" w:hAnsi="Calibri"/>
                <w:sz w:val="20"/>
              </w:rPr>
              <w:t>695</w:t>
            </w:r>
          </w:p>
        </w:tc>
        <w:tc>
          <w:tcPr>
            <w:tcW w:w="0" w:type="auto"/>
            <w:tcBorders>
              <w:top w:val="single" w:sz="0" w:space="0" w:color="D3D3D3"/>
              <w:left w:val="single" w:sz="0" w:space="0" w:color="D3D3D3"/>
              <w:bottom w:val="single" w:sz="0" w:space="0" w:color="D3D3D3"/>
              <w:right w:val="single" w:sz="0" w:space="0" w:color="D3D3D3"/>
            </w:tcBorders>
          </w:tcPr>
          <w:p w14:paraId="3C7988C2" w14:textId="77777777" w:rsidR="00E63349" w:rsidRDefault="00000000">
            <w:pPr>
              <w:keepNext/>
              <w:spacing w:after="60"/>
              <w:jc w:val="center"/>
            </w:pPr>
            <w:r>
              <w:rPr>
                <w:rFonts w:ascii="Calibri" w:hAnsi="Calibri"/>
                <w:sz w:val="20"/>
              </w:rPr>
              <w:t>715</w:t>
            </w:r>
          </w:p>
        </w:tc>
        <w:tc>
          <w:tcPr>
            <w:tcW w:w="0" w:type="auto"/>
            <w:tcBorders>
              <w:top w:val="single" w:sz="0" w:space="0" w:color="D3D3D3"/>
              <w:left w:val="single" w:sz="0" w:space="0" w:color="D3D3D3"/>
              <w:bottom w:val="single" w:sz="0" w:space="0" w:color="D3D3D3"/>
              <w:right w:val="single" w:sz="0" w:space="0" w:color="D3D3D3"/>
            </w:tcBorders>
          </w:tcPr>
          <w:p w14:paraId="1D805E22"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0A80827"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94DBD26" w14:textId="77777777" w:rsidR="00E63349" w:rsidRDefault="00000000">
            <w:pPr>
              <w:keepNext/>
              <w:spacing w:after="60"/>
              <w:jc w:val="center"/>
            </w:pPr>
            <w:r>
              <w:rPr>
                <w:rFonts w:ascii="Calibri" w:hAnsi="Calibri"/>
                <w:sz w:val="20"/>
              </w:rPr>
              <w:t>26.9</w:t>
            </w:r>
          </w:p>
        </w:tc>
        <w:tc>
          <w:tcPr>
            <w:tcW w:w="0" w:type="auto"/>
            <w:tcBorders>
              <w:top w:val="single" w:sz="0" w:space="0" w:color="D3D3D3"/>
              <w:left w:val="single" w:sz="0" w:space="0" w:color="D3D3D3"/>
              <w:bottom w:val="single" w:sz="0" w:space="0" w:color="D3D3D3"/>
              <w:right w:val="single" w:sz="0" w:space="0" w:color="D3D3D3"/>
            </w:tcBorders>
          </w:tcPr>
          <w:p w14:paraId="265E33BF" w14:textId="77777777" w:rsidR="00E63349" w:rsidRDefault="00000000">
            <w:pPr>
              <w:keepNext/>
              <w:spacing w:after="60"/>
              <w:jc w:val="center"/>
            </w:pPr>
            <w:r>
              <w:rPr>
                <w:rFonts w:ascii="Calibri" w:hAnsi="Calibri"/>
                <w:sz w:val="20"/>
              </w:rPr>
              <w:t>34.1</w:t>
            </w:r>
          </w:p>
        </w:tc>
      </w:tr>
      <w:tr w:rsidR="00E63349" w14:paraId="26E96B8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77BCBC" w14:textId="77777777" w:rsidR="00E63349" w:rsidRDefault="00000000">
            <w:pPr>
              <w:keepNext/>
              <w:spacing w:after="60"/>
            </w:pPr>
            <w:r>
              <w:rPr>
                <w:rFonts w:ascii="Calibri" w:hAnsi="Calibri"/>
                <w:sz w:val="20"/>
              </w:rPr>
              <w:t>Ethiopia</w:t>
            </w:r>
          </w:p>
        </w:tc>
        <w:tc>
          <w:tcPr>
            <w:tcW w:w="0" w:type="auto"/>
            <w:tcBorders>
              <w:top w:val="single" w:sz="0" w:space="0" w:color="D3D3D3"/>
              <w:left w:val="single" w:sz="0" w:space="0" w:color="D3D3D3"/>
              <w:bottom w:val="single" w:sz="0" w:space="0" w:color="D3D3D3"/>
              <w:right w:val="single" w:sz="0" w:space="0" w:color="D3D3D3"/>
            </w:tcBorders>
          </w:tcPr>
          <w:p w14:paraId="27906864" w14:textId="77777777" w:rsidR="00E63349" w:rsidRDefault="00000000">
            <w:pPr>
              <w:keepNext/>
              <w:spacing w:after="60"/>
              <w:jc w:val="center"/>
            </w:pPr>
            <w:r>
              <w:rPr>
                <w:rFonts w:ascii="Calibri" w:hAnsi="Calibri"/>
                <w:sz w:val="20"/>
              </w:rPr>
              <w:t>103,155</w:t>
            </w:r>
          </w:p>
        </w:tc>
        <w:tc>
          <w:tcPr>
            <w:tcW w:w="0" w:type="auto"/>
            <w:tcBorders>
              <w:top w:val="single" w:sz="0" w:space="0" w:color="D3D3D3"/>
              <w:left w:val="single" w:sz="0" w:space="0" w:color="D3D3D3"/>
              <w:bottom w:val="single" w:sz="0" w:space="0" w:color="D3D3D3"/>
              <w:right w:val="single" w:sz="0" w:space="0" w:color="D3D3D3"/>
            </w:tcBorders>
          </w:tcPr>
          <w:p w14:paraId="6A0193FA" w14:textId="77777777" w:rsidR="00E63349" w:rsidRDefault="00000000">
            <w:pPr>
              <w:keepNext/>
              <w:spacing w:after="60"/>
              <w:jc w:val="center"/>
            </w:pPr>
            <w:r>
              <w:rPr>
                <w:rFonts w:ascii="Calibri" w:hAnsi="Calibri"/>
                <w:sz w:val="20"/>
              </w:rPr>
              <w:t>165,408</w:t>
            </w:r>
          </w:p>
        </w:tc>
        <w:tc>
          <w:tcPr>
            <w:tcW w:w="0" w:type="auto"/>
            <w:tcBorders>
              <w:top w:val="single" w:sz="0" w:space="0" w:color="D3D3D3"/>
              <w:left w:val="single" w:sz="0" w:space="0" w:color="D3D3D3"/>
              <w:bottom w:val="single" w:sz="0" w:space="0" w:color="D3D3D3"/>
              <w:right w:val="single" w:sz="0" w:space="0" w:color="D3D3D3"/>
            </w:tcBorders>
          </w:tcPr>
          <w:p w14:paraId="5996BAE1" w14:textId="77777777" w:rsidR="00E63349" w:rsidRDefault="00000000">
            <w:pPr>
              <w:keepNext/>
              <w:spacing w:after="60"/>
              <w:jc w:val="center"/>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068C3A82" w14:textId="77777777" w:rsidR="00E63349" w:rsidRDefault="00000000">
            <w:pPr>
              <w:keepNext/>
              <w:spacing w:after="60"/>
              <w:jc w:val="center"/>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4CAD4EDD" w14:textId="77777777" w:rsidR="00E63349" w:rsidRDefault="00000000">
            <w:pPr>
              <w:keepNext/>
              <w:spacing w:after="60"/>
              <w:jc w:val="center"/>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2FB7529F" w14:textId="77777777" w:rsidR="00E63349" w:rsidRDefault="00000000">
            <w:pPr>
              <w:keepNext/>
              <w:spacing w:after="60"/>
              <w:jc w:val="center"/>
            </w:pPr>
            <w:r>
              <w:rPr>
                <w:rFonts w:ascii="Calibri" w:hAnsi="Calibri"/>
                <w:sz w:val="20"/>
              </w:rPr>
              <w:t>12.5</w:t>
            </w:r>
          </w:p>
        </w:tc>
      </w:tr>
      <w:tr w:rsidR="00E63349" w14:paraId="4BE666D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CF5570" w14:textId="77777777" w:rsidR="00E63349" w:rsidRDefault="00000000">
            <w:pPr>
              <w:keepNext/>
              <w:spacing w:after="60"/>
            </w:pPr>
            <w:r>
              <w:rPr>
                <w:rFonts w:ascii="Calibri" w:hAnsi="Calibri"/>
                <w:sz w:val="20"/>
              </w:rPr>
              <w:t>Gambia, The</w:t>
            </w:r>
          </w:p>
        </w:tc>
        <w:tc>
          <w:tcPr>
            <w:tcW w:w="0" w:type="auto"/>
            <w:tcBorders>
              <w:top w:val="single" w:sz="0" w:space="0" w:color="D3D3D3"/>
              <w:left w:val="single" w:sz="0" w:space="0" w:color="D3D3D3"/>
              <w:bottom w:val="single" w:sz="0" w:space="0" w:color="D3D3D3"/>
              <w:right w:val="single" w:sz="0" w:space="0" w:color="D3D3D3"/>
            </w:tcBorders>
          </w:tcPr>
          <w:p w14:paraId="240D8E65" w14:textId="77777777" w:rsidR="00E63349" w:rsidRDefault="00000000">
            <w:pPr>
              <w:keepNext/>
              <w:spacing w:after="60"/>
              <w:jc w:val="center"/>
            </w:pPr>
            <w:r>
              <w:rPr>
                <w:rFonts w:ascii="Calibri" w:hAnsi="Calibri"/>
                <w:sz w:val="20"/>
              </w:rPr>
              <w:t>313</w:t>
            </w:r>
          </w:p>
        </w:tc>
        <w:tc>
          <w:tcPr>
            <w:tcW w:w="0" w:type="auto"/>
            <w:tcBorders>
              <w:top w:val="single" w:sz="0" w:space="0" w:color="D3D3D3"/>
              <w:left w:val="single" w:sz="0" w:space="0" w:color="D3D3D3"/>
              <w:bottom w:val="single" w:sz="0" w:space="0" w:color="D3D3D3"/>
              <w:right w:val="single" w:sz="0" w:space="0" w:color="D3D3D3"/>
            </w:tcBorders>
          </w:tcPr>
          <w:p w14:paraId="371C70F7" w14:textId="77777777" w:rsidR="00E63349" w:rsidRDefault="00000000">
            <w:pPr>
              <w:keepNext/>
              <w:spacing w:after="60"/>
              <w:jc w:val="center"/>
            </w:pPr>
            <w:r>
              <w:rPr>
                <w:rFonts w:ascii="Calibri" w:hAnsi="Calibri"/>
                <w:sz w:val="20"/>
              </w:rPr>
              <w:t>462</w:t>
            </w:r>
          </w:p>
        </w:tc>
        <w:tc>
          <w:tcPr>
            <w:tcW w:w="0" w:type="auto"/>
            <w:tcBorders>
              <w:top w:val="single" w:sz="0" w:space="0" w:color="D3D3D3"/>
              <w:left w:val="single" w:sz="0" w:space="0" w:color="D3D3D3"/>
              <w:bottom w:val="single" w:sz="0" w:space="0" w:color="D3D3D3"/>
              <w:right w:val="single" w:sz="0" w:space="0" w:color="D3D3D3"/>
            </w:tcBorders>
          </w:tcPr>
          <w:p w14:paraId="59267704"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3B0B2A4"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CC1FD6B" w14:textId="77777777" w:rsidR="00E63349" w:rsidRDefault="00000000">
            <w:pPr>
              <w:keepNext/>
              <w:spacing w:after="60"/>
              <w:jc w:val="center"/>
            </w:pPr>
            <w:r>
              <w:rPr>
                <w:rFonts w:ascii="Calibri" w:hAnsi="Calibri"/>
                <w:sz w:val="20"/>
              </w:rPr>
              <w:t>51.0</w:t>
            </w:r>
          </w:p>
        </w:tc>
        <w:tc>
          <w:tcPr>
            <w:tcW w:w="0" w:type="auto"/>
            <w:tcBorders>
              <w:top w:val="single" w:sz="0" w:space="0" w:color="D3D3D3"/>
              <w:left w:val="single" w:sz="0" w:space="0" w:color="D3D3D3"/>
              <w:bottom w:val="single" w:sz="0" w:space="0" w:color="D3D3D3"/>
              <w:right w:val="single" w:sz="0" w:space="0" w:color="D3D3D3"/>
            </w:tcBorders>
          </w:tcPr>
          <w:p w14:paraId="5923C26B" w14:textId="77777777" w:rsidR="00E63349" w:rsidRDefault="00000000">
            <w:pPr>
              <w:keepNext/>
              <w:spacing w:after="60"/>
              <w:jc w:val="center"/>
            </w:pPr>
            <w:r>
              <w:rPr>
                <w:rFonts w:ascii="Calibri" w:hAnsi="Calibri"/>
                <w:sz w:val="20"/>
              </w:rPr>
              <w:t>73.2</w:t>
            </w:r>
          </w:p>
        </w:tc>
      </w:tr>
      <w:tr w:rsidR="00E63349" w14:paraId="2D00720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039254" w14:textId="77777777" w:rsidR="00E63349" w:rsidRDefault="00000000">
            <w:pPr>
              <w:keepNext/>
              <w:spacing w:after="60"/>
            </w:pPr>
            <w:r>
              <w:rPr>
                <w:rFonts w:ascii="Calibri" w:hAnsi="Calibri"/>
                <w:sz w:val="20"/>
              </w:rPr>
              <w:t>Ghana</w:t>
            </w:r>
          </w:p>
        </w:tc>
        <w:tc>
          <w:tcPr>
            <w:tcW w:w="0" w:type="auto"/>
            <w:tcBorders>
              <w:top w:val="single" w:sz="0" w:space="0" w:color="D3D3D3"/>
              <w:left w:val="single" w:sz="0" w:space="0" w:color="D3D3D3"/>
              <w:bottom w:val="single" w:sz="0" w:space="0" w:color="D3D3D3"/>
              <w:right w:val="single" w:sz="0" w:space="0" w:color="D3D3D3"/>
            </w:tcBorders>
          </w:tcPr>
          <w:p w14:paraId="61118D03" w14:textId="77777777" w:rsidR="00E63349" w:rsidRDefault="00000000">
            <w:pPr>
              <w:keepNext/>
              <w:spacing w:after="60"/>
              <w:jc w:val="center"/>
            </w:pPr>
            <w:r>
              <w:rPr>
                <w:rFonts w:ascii="Calibri" w:hAnsi="Calibri"/>
                <w:sz w:val="20"/>
              </w:rPr>
              <w:t>28,703</w:t>
            </w:r>
          </w:p>
        </w:tc>
        <w:tc>
          <w:tcPr>
            <w:tcW w:w="0" w:type="auto"/>
            <w:tcBorders>
              <w:top w:val="single" w:sz="0" w:space="0" w:color="D3D3D3"/>
              <w:left w:val="single" w:sz="0" w:space="0" w:color="D3D3D3"/>
              <w:bottom w:val="single" w:sz="0" w:space="0" w:color="D3D3D3"/>
              <w:right w:val="single" w:sz="0" w:space="0" w:color="D3D3D3"/>
            </w:tcBorders>
          </w:tcPr>
          <w:p w14:paraId="795B8686" w14:textId="77777777" w:rsidR="00E63349" w:rsidRDefault="00000000">
            <w:pPr>
              <w:keepNext/>
              <w:spacing w:after="60"/>
              <w:jc w:val="center"/>
            </w:pPr>
            <w:r>
              <w:rPr>
                <w:rFonts w:ascii="Calibri" w:hAnsi="Calibri"/>
                <w:sz w:val="20"/>
              </w:rPr>
              <w:t>29,074</w:t>
            </w:r>
          </w:p>
        </w:tc>
        <w:tc>
          <w:tcPr>
            <w:tcW w:w="0" w:type="auto"/>
            <w:tcBorders>
              <w:top w:val="single" w:sz="0" w:space="0" w:color="D3D3D3"/>
              <w:left w:val="single" w:sz="0" w:space="0" w:color="D3D3D3"/>
              <w:bottom w:val="single" w:sz="0" w:space="0" w:color="D3D3D3"/>
              <w:right w:val="single" w:sz="0" w:space="0" w:color="D3D3D3"/>
            </w:tcBorders>
          </w:tcPr>
          <w:p w14:paraId="4744CC19"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556BA04" w14:textId="77777777" w:rsidR="00E63349"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5B2B0A9C" w14:textId="77777777" w:rsidR="00E63349" w:rsidRDefault="00000000">
            <w:pPr>
              <w:keepNext/>
              <w:spacing w:after="60"/>
              <w:jc w:val="center"/>
            </w:pPr>
            <w:r>
              <w:rPr>
                <w:rFonts w:ascii="Calibri" w:hAnsi="Calibri"/>
                <w:sz w:val="20"/>
              </w:rPr>
              <w:t>62.8</w:t>
            </w:r>
          </w:p>
        </w:tc>
        <w:tc>
          <w:tcPr>
            <w:tcW w:w="0" w:type="auto"/>
            <w:tcBorders>
              <w:top w:val="single" w:sz="0" w:space="0" w:color="D3D3D3"/>
              <w:left w:val="single" w:sz="0" w:space="0" w:color="D3D3D3"/>
              <w:bottom w:val="single" w:sz="0" w:space="0" w:color="D3D3D3"/>
              <w:right w:val="single" w:sz="0" w:space="0" w:color="D3D3D3"/>
            </w:tcBorders>
          </w:tcPr>
          <w:p w14:paraId="1D42F6BD" w14:textId="77777777" w:rsidR="00E63349" w:rsidRDefault="00000000">
            <w:pPr>
              <w:keepNext/>
              <w:spacing w:after="60"/>
              <w:jc w:val="center"/>
            </w:pPr>
            <w:r>
              <w:rPr>
                <w:rFonts w:ascii="Calibri" w:hAnsi="Calibri"/>
                <w:sz w:val="20"/>
              </w:rPr>
              <w:t>63.8</w:t>
            </w:r>
          </w:p>
        </w:tc>
      </w:tr>
      <w:tr w:rsidR="00E63349" w14:paraId="3814570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222C77" w14:textId="77777777" w:rsidR="00E63349" w:rsidRDefault="00000000">
            <w:pPr>
              <w:keepNext/>
              <w:spacing w:after="60"/>
            </w:pPr>
            <w:r>
              <w:rPr>
                <w:rFonts w:ascii="Calibri" w:hAnsi="Calibri"/>
                <w:sz w:val="20"/>
              </w:rPr>
              <w:t>Guinea</w:t>
            </w:r>
          </w:p>
        </w:tc>
        <w:tc>
          <w:tcPr>
            <w:tcW w:w="0" w:type="auto"/>
            <w:tcBorders>
              <w:top w:val="single" w:sz="0" w:space="0" w:color="D3D3D3"/>
              <w:left w:val="single" w:sz="0" w:space="0" w:color="D3D3D3"/>
              <w:bottom w:val="single" w:sz="0" w:space="0" w:color="D3D3D3"/>
              <w:right w:val="single" w:sz="0" w:space="0" w:color="D3D3D3"/>
            </w:tcBorders>
          </w:tcPr>
          <w:p w14:paraId="0B108921" w14:textId="77777777" w:rsidR="00E63349" w:rsidRDefault="00000000">
            <w:pPr>
              <w:keepNext/>
              <w:spacing w:after="60"/>
              <w:jc w:val="center"/>
            </w:pPr>
            <w:r>
              <w:rPr>
                <w:rFonts w:ascii="Calibri" w:hAnsi="Calibri"/>
                <w:sz w:val="20"/>
              </w:rPr>
              <w:t>11,087</w:t>
            </w:r>
          </w:p>
        </w:tc>
        <w:tc>
          <w:tcPr>
            <w:tcW w:w="0" w:type="auto"/>
            <w:tcBorders>
              <w:top w:val="single" w:sz="0" w:space="0" w:color="D3D3D3"/>
              <w:left w:val="single" w:sz="0" w:space="0" w:color="D3D3D3"/>
              <w:bottom w:val="single" w:sz="0" w:space="0" w:color="D3D3D3"/>
              <w:right w:val="single" w:sz="0" w:space="0" w:color="D3D3D3"/>
            </w:tcBorders>
          </w:tcPr>
          <w:p w14:paraId="14697DCC" w14:textId="77777777" w:rsidR="00E63349" w:rsidRDefault="00000000">
            <w:pPr>
              <w:keepNext/>
              <w:spacing w:after="60"/>
              <w:jc w:val="center"/>
            </w:pPr>
            <w:r>
              <w:rPr>
                <w:rFonts w:ascii="Calibri" w:hAnsi="Calibri"/>
                <w:sz w:val="20"/>
              </w:rPr>
              <w:t>54,567</w:t>
            </w:r>
          </w:p>
        </w:tc>
        <w:tc>
          <w:tcPr>
            <w:tcW w:w="0" w:type="auto"/>
            <w:tcBorders>
              <w:top w:val="single" w:sz="0" w:space="0" w:color="D3D3D3"/>
              <w:left w:val="single" w:sz="0" w:space="0" w:color="D3D3D3"/>
              <w:bottom w:val="single" w:sz="0" w:space="0" w:color="D3D3D3"/>
              <w:right w:val="single" w:sz="0" w:space="0" w:color="D3D3D3"/>
            </w:tcBorders>
          </w:tcPr>
          <w:p w14:paraId="2E0BC78A" w14:textId="77777777" w:rsidR="00E63349"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14F2B71A" w14:textId="77777777" w:rsidR="00E63349" w:rsidRDefault="00000000">
            <w:pPr>
              <w:keepNext/>
              <w:spacing w:after="60"/>
              <w:jc w:val="center"/>
            </w:pPr>
            <w:r>
              <w:rPr>
                <w:rFonts w:ascii="Calibri" w:hAnsi="Calibri"/>
                <w:sz w:val="20"/>
              </w:rPr>
              <w:t>14.1</w:t>
            </w:r>
          </w:p>
        </w:tc>
        <w:tc>
          <w:tcPr>
            <w:tcW w:w="0" w:type="auto"/>
            <w:tcBorders>
              <w:top w:val="single" w:sz="0" w:space="0" w:color="D3D3D3"/>
              <w:left w:val="single" w:sz="0" w:space="0" w:color="D3D3D3"/>
              <w:bottom w:val="single" w:sz="0" w:space="0" w:color="D3D3D3"/>
              <w:right w:val="single" w:sz="0" w:space="0" w:color="D3D3D3"/>
            </w:tcBorders>
          </w:tcPr>
          <w:p w14:paraId="3E671C3D" w14:textId="77777777" w:rsidR="00E63349" w:rsidRDefault="00000000">
            <w:pPr>
              <w:keepNext/>
              <w:spacing w:after="60"/>
              <w:jc w:val="center"/>
            </w:pPr>
            <w:r>
              <w:rPr>
                <w:rFonts w:ascii="Calibri" w:hAnsi="Calibri"/>
                <w:sz w:val="20"/>
              </w:rPr>
              <w:t>40.7</w:t>
            </w:r>
          </w:p>
        </w:tc>
        <w:tc>
          <w:tcPr>
            <w:tcW w:w="0" w:type="auto"/>
            <w:tcBorders>
              <w:top w:val="single" w:sz="0" w:space="0" w:color="D3D3D3"/>
              <w:left w:val="single" w:sz="0" w:space="0" w:color="D3D3D3"/>
              <w:bottom w:val="single" w:sz="0" w:space="0" w:color="D3D3D3"/>
              <w:right w:val="single" w:sz="0" w:space="0" w:color="D3D3D3"/>
            </w:tcBorders>
          </w:tcPr>
          <w:p w14:paraId="14B3280E" w14:textId="77777777" w:rsidR="00E63349" w:rsidRDefault="00000000">
            <w:pPr>
              <w:keepNext/>
              <w:spacing w:after="60"/>
              <w:jc w:val="center"/>
            </w:pPr>
            <w:r>
              <w:rPr>
                <w:rFonts w:ascii="Calibri" w:hAnsi="Calibri"/>
                <w:sz w:val="20"/>
              </w:rPr>
              <w:t>52.5</w:t>
            </w:r>
          </w:p>
        </w:tc>
      </w:tr>
      <w:tr w:rsidR="00E63349" w14:paraId="6BA74F5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5BC5B7" w14:textId="77777777" w:rsidR="00E63349" w:rsidRDefault="00000000">
            <w:pPr>
              <w:keepNext/>
              <w:spacing w:after="60"/>
            </w:pPr>
            <w:r>
              <w:rPr>
                <w:rFonts w:ascii="Calibri" w:hAnsi="Calibri"/>
                <w:sz w:val="20"/>
              </w:rPr>
              <w:t>Guinea-Bissau</w:t>
            </w:r>
          </w:p>
        </w:tc>
        <w:tc>
          <w:tcPr>
            <w:tcW w:w="0" w:type="auto"/>
            <w:tcBorders>
              <w:top w:val="single" w:sz="0" w:space="0" w:color="D3D3D3"/>
              <w:left w:val="single" w:sz="0" w:space="0" w:color="D3D3D3"/>
              <w:bottom w:val="single" w:sz="0" w:space="0" w:color="D3D3D3"/>
              <w:right w:val="single" w:sz="0" w:space="0" w:color="D3D3D3"/>
            </w:tcBorders>
          </w:tcPr>
          <w:p w14:paraId="7EBCE853" w14:textId="77777777" w:rsidR="00E63349" w:rsidRDefault="00000000">
            <w:pPr>
              <w:keepNext/>
              <w:spacing w:after="60"/>
              <w:jc w:val="center"/>
            </w:pPr>
            <w:r>
              <w:rPr>
                <w:rFonts w:ascii="Calibri" w:hAnsi="Calibri"/>
                <w:sz w:val="20"/>
              </w:rPr>
              <w:t>3,251</w:t>
            </w:r>
          </w:p>
        </w:tc>
        <w:tc>
          <w:tcPr>
            <w:tcW w:w="0" w:type="auto"/>
            <w:tcBorders>
              <w:top w:val="single" w:sz="0" w:space="0" w:color="D3D3D3"/>
              <w:left w:val="single" w:sz="0" w:space="0" w:color="D3D3D3"/>
              <w:bottom w:val="single" w:sz="0" w:space="0" w:color="D3D3D3"/>
              <w:right w:val="single" w:sz="0" w:space="0" w:color="D3D3D3"/>
            </w:tcBorders>
          </w:tcPr>
          <w:p w14:paraId="3029B941" w14:textId="77777777" w:rsidR="00E63349" w:rsidRDefault="00000000">
            <w:pPr>
              <w:keepNext/>
              <w:spacing w:after="60"/>
              <w:jc w:val="center"/>
            </w:pPr>
            <w:r>
              <w:rPr>
                <w:rFonts w:ascii="Calibri" w:hAnsi="Calibri"/>
                <w:sz w:val="20"/>
              </w:rPr>
              <w:t>5,535</w:t>
            </w:r>
          </w:p>
        </w:tc>
        <w:tc>
          <w:tcPr>
            <w:tcW w:w="0" w:type="auto"/>
            <w:tcBorders>
              <w:top w:val="single" w:sz="0" w:space="0" w:color="D3D3D3"/>
              <w:left w:val="single" w:sz="0" w:space="0" w:color="D3D3D3"/>
              <w:bottom w:val="single" w:sz="0" w:space="0" w:color="D3D3D3"/>
              <w:right w:val="single" w:sz="0" w:space="0" w:color="D3D3D3"/>
            </w:tcBorders>
          </w:tcPr>
          <w:p w14:paraId="4BB4CB41" w14:textId="77777777" w:rsidR="00E63349" w:rsidRDefault="00000000">
            <w:pPr>
              <w:keepNext/>
              <w:spacing w:after="60"/>
              <w:jc w:val="center"/>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71E651E1" w14:textId="77777777" w:rsidR="00E63349" w:rsidRDefault="00000000">
            <w:pPr>
              <w:keepNext/>
              <w:spacing w:after="60"/>
              <w:jc w:val="center"/>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2BE019B4" w14:textId="77777777" w:rsidR="00E63349" w:rsidRDefault="00000000">
            <w:pPr>
              <w:keepNext/>
              <w:spacing w:after="60"/>
              <w:jc w:val="center"/>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4F46D6B2" w14:textId="77777777" w:rsidR="00E63349" w:rsidRDefault="00000000">
            <w:pPr>
              <w:keepNext/>
              <w:spacing w:after="60"/>
              <w:jc w:val="center"/>
            </w:pPr>
            <w:r>
              <w:rPr>
                <w:rFonts w:ascii="Calibri" w:hAnsi="Calibri"/>
                <w:sz w:val="20"/>
              </w:rPr>
              <w:t>15.0</w:t>
            </w:r>
          </w:p>
        </w:tc>
      </w:tr>
      <w:tr w:rsidR="00E63349" w14:paraId="0C23995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9CA7C9" w14:textId="77777777" w:rsidR="00E63349" w:rsidRDefault="00000000">
            <w:pPr>
              <w:keepNext/>
              <w:spacing w:after="60"/>
            </w:pPr>
            <w:r>
              <w:rPr>
                <w:rFonts w:ascii="Calibri" w:hAnsi="Calibri"/>
                <w:sz w:val="20"/>
              </w:rPr>
              <w:t>Haiti</w:t>
            </w:r>
          </w:p>
        </w:tc>
        <w:tc>
          <w:tcPr>
            <w:tcW w:w="0" w:type="auto"/>
            <w:tcBorders>
              <w:top w:val="single" w:sz="0" w:space="0" w:color="D3D3D3"/>
              <w:left w:val="single" w:sz="0" w:space="0" w:color="D3D3D3"/>
              <w:bottom w:val="single" w:sz="0" w:space="0" w:color="D3D3D3"/>
              <w:right w:val="single" w:sz="0" w:space="0" w:color="D3D3D3"/>
            </w:tcBorders>
          </w:tcPr>
          <w:p w14:paraId="70DD8D61" w14:textId="77777777" w:rsidR="00E63349" w:rsidRDefault="00000000">
            <w:pPr>
              <w:keepNext/>
              <w:spacing w:after="60"/>
              <w:jc w:val="center"/>
            </w:pPr>
            <w:r>
              <w:rPr>
                <w:rFonts w:ascii="Calibri" w:hAnsi="Calibri"/>
                <w:sz w:val="20"/>
              </w:rPr>
              <w:t>548</w:t>
            </w:r>
          </w:p>
        </w:tc>
        <w:tc>
          <w:tcPr>
            <w:tcW w:w="0" w:type="auto"/>
            <w:tcBorders>
              <w:top w:val="single" w:sz="0" w:space="0" w:color="D3D3D3"/>
              <w:left w:val="single" w:sz="0" w:space="0" w:color="D3D3D3"/>
              <w:bottom w:val="single" w:sz="0" w:space="0" w:color="D3D3D3"/>
              <w:right w:val="single" w:sz="0" w:space="0" w:color="D3D3D3"/>
            </w:tcBorders>
          </w:tcPr>
          <w:p w14:paraId="7E85A763" w14:textId="77777777" w:rsidR="00E63349" w:rsidRDefault="00000000">
            <w:pPr>
              <w:keepNext/>
              <w:spacing w:after="60"/>
              <w:jc w:val="center"/>
            </w:pPr>
            <w:r>
              <w:rPr>
                <w:rFonts w:ascii="Calibri" w:hAnsi="Calibri"/>
                <w:sz w:val="20"/>
              </w:rPr>
              <w:t>1,761</w:t>
            </w:r>
          </w:p>
        </w:tc>
        <w:tc>
          <w:tcPr>
            <w:tcW w:w="0" w:type="auto"/>
            <w:tcBorders>
              <w:top w:val="single" w:sz="0" w:space="0" w:color="D3D3D3"/>
              <w:left w:val="single" w:sz="0" w:space="0" w:color="D3D3D3"/>
              <w:bottom w:val="single" w:sz="0" w:space="0" w:color="D3D3D3"/>
              <w:right w:val="single" w:sz="0" w:space="0" w:color="D3D3D3"/>
            </w:tcBorders>
          </w:tcPr>
          <w:p w14:paraId="6873898F" w14:textId="77777777" w:rsidR="00E63349"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337111E2" w14:textId="77777777" w:rsidR="00E63349"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13C7EA43" w14:textId="77777777" w:rsidR="00E63349" w:rsidRDefault="00000000">
            <w:pPr>
              <w:keepNext/>
              <w:spacing w:after="60"/>
              <w:jc w:val="center"/>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7772DA0A" w14:textId="77777777" w:rsidR="00E63349" w:rsidRDefault="00000000">
            <w:pPr>
              <w:keepNext/>
              <w:spacing w:after="60"/>
              <w:jc w:val="center"/>
            </w:pPr>
            <w:r>
              <w:rPr>
                <w:rFonts w:ascii="Calibri" w:hAnsi="Calibri"/>
                <w:sz w:val="20"/>
              </w:rPr>
              <w:t>43.8</w:t>
            </w:r>
          </w:p>
        </w:tc>
      </w:tr>
      <w:tr w:rsidR="00E63349" w14:paraId="4D46A41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BE3AB4" w14:textId="77777777" w:rsidR="00E63349" w:rsidRDefault="00000000">
            <w:pPr>
              <w:keepNext/>
              <w:spacing w:after="60"/>
            </w:pPr>
            <w:r>
              <w:rPr>
                <w:rFonts w:ascii="Calibri" w:hAnsi="Calibri"/>
                <w:sz w:val="20"/>
              </w:rPr>
              <w:t>Honduras</w:t>
            </w:r>
          </w:p>
        </w:tc>
        <w:tc>
          <w:tcPr>
            <w:tcW w:w="0" w:type="auto"/>
            <w:tcBorders>
              <w:top w:val="single" w:sz="0" w:space="0" w:color="D3D3D3"/>
              <w:left w:val="single" w:sz="0" w:space="0" w:color="D3D3D3"/>
              <w:bottom w:val="single" w:sz="0" w:space="0" w:color="D3D3D3"/>
              <w:right w:val="single" w:sz="0" w:space="0" w:color="D3D3D3"/>
            </w:tcBorders>
          </w:tcPr>
          <w:p w14:paraId="38DEE9A7" w14:textId="77777777" w:rsidR="00E63349" w:rsidRDefault="00000000">
            <w:pPr>
              <w:keepNext/>
              <w:spacing w:after="60"/>
              <w:jc w:val="center"/>
            </w:pPr>
            <w:r>
              <w:rPr>
                <w:rFonts w:ascii="Calibri" w:hAnsi="Calibri"/>
                <w:sz w:val="20"/>
              </w:rPr>
              <w:t>21,586</w:t>
            </w:r>
          </w:p>
        </w:tc>
        <w:tc>
          <w:tcPr>
            <w:tcW w:w="0" w:type="auto"/>
            <w:tcBorders>
              <w:top w:val="single" w:sz="0" w:space="0" w:color="D3D3D3"/>
              <w:left w:val="single" w:sz="0" w:space="0" w:color="D3D3D3"/>
              <w:bottom w:val="single" w:sz="0" w:space="0" w:color="D3D3D3"/>
              <w:right w:val="single" w:sz="0" w:space="0" w:color="D3D3D3"/>
            </w:tcBorders>
          </w:tcPr>
          <w:p w14:paraId="5AB67279" w14:textId="77777777" w:rsidR="00E63349" w:rsidRDefault="00000000">
            <w:pPr>
              <w:keepNext/>
              <w:spacing w:after="60"/>
              <w:jc w:val="center"/>
            </w:pPr>
            <w:r>
              <w:rPr>
                <w:rFonts w:ascii="Calibri" w:hAnsi="Calibri"/>
                <w:sz w:val="20"/>
              </w:rPr>
              <w:t>23,726</w:t>
            </w:r>
          </w:p>
        </w:tc>
        <w:tc>
          <w:tcPr>
            <w:tcW w:w="0" w:type="auto"/>
            <w:tcBorders>
              <w:top w:val="single" w:sz="0" w:space="0" w:color="D3D3D3"/>
              <w:left w:val="single" w:sz="0" w:space="0" w:color="D3D3D3"/>
              <w:bottom w:val="single" w:sz="0" w:space="0" w:color="D3D3D3"/>
              <w:right w:val="single" w:sz="0" w:space="0" w:color="D3D3D3"/>
            </w:tcBorders>
          </w:tcPr>
          <w:p w14:paraId="24527EC0"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BD549B8" w14:textId="77777777" w:rsidR="00E63349"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1079D3A4" w14:textId="77777777" w:rsidR="00E63349" w:rsidRDefault="00000000">
            <w:pPr>
              <w:keepNext/>
              <w:spacing w:after="60"/>
              <w:jc w:val="center"/>
            </w:pPr>
            <w:r>
              <w:rPr>
                <w:rFonts w:ascii="Calibri" w:hAnsi="Calibri"/>
                <w:sz w:val="20"/>
              </w:rPr>
              <w:t>60.0</w:t>
            </w:r>
          </w:p>
        </w:tc>
        <w:tc>
          <w:tcPr>
            <w:tcW w:w="0" w:type="auto"/>
            <w:tcBorders>
              <w:top w:val="single" w:sz="0" w:space="0" w:color="D3D3D3"/>
              <w:left w:val="single" w:sz="0" w:space="0" w:color="D3D3D3"/>
              <w:bottom w:val="single" w:sz="0" w:space="0" w:color="D3D3D3"/>
              <w:right w:val="single" w:sz="0" w:space="0" w:color="D3D3D3"/>
            </w:tcBorders>
          </w:tcPr>
          <w:p w14:paraId="2CB8EC1B" w14:textId="77777777" w:rsidR="00E63349" w:rsidRDefault="00000000">
            <w:pPr>
              <w:keepNext/>
              <w:spacing w:after="60"/>
              <w:jc w:val="center"/>
            </w:pPr>
            <w:r>
              <w:rPr>
                <w:rFonts w:ascii="Calibri" w:hAnsi="Calibri"/>
                <w:sz w:val="20"/>
              </w:rPr>
              <w:t>68.9</w:t>
            </w:r>
          </w:p>
        </w:tc>
      </w:tr>
      <w:tr w:rsidR="00E63349" w14:paraId="108A1D2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130AB6" w14:textId="77777777" w:rsidR="00E63349" w:rsidRDefault="00000000">
            <w:pPr>
              <w:keepNext/>
              <w:spacing w:after="60"/>
            </w:pPr>
            <w:r>
              <w:rPr>
                <w:rFonts w:ascii="Calibri" w:hAnsi="Calibri"/>
                <w:sz w:val="20"/>
              </w:rPr>
              <w:t>Indonesia</w:t>
            </w:r>
          </w:p>
        </w:tc>
        <w:tc>
          <w:tcPr>
            <w:tcW w:w="0" w:type="auto"/>
            <w:tcBorders>
              <w:top w:val="single" w:sz="0" w:space="0" w:color="D3D3D3"/>
              <w:left w:val="single" w:sz="0" w:space="0" w:color="D3D3D3"/>
              <w:bottom w:val="single" w:sz="0" w:space="0" w:color="D3D3D3"/>
              <w:right w:val="single" w:sz="0" w:space="0" w:color="D3D3D3"/>
            </w:tcBorders>
          </w:tcPr>
          <w:p w14:paraId="378EAC9A" w14:textId="77777777" w:rsidR="00E63349" w:rsidRDefault="00000000">
            <w:pPr>
              <w:keepNext/>
              <w:spacing w:after="60"/>
              <w:jc w:val="center"/>
            </w:pPr>
            <w:r>
              <w:rPr>
                <w:rFonts w:ascii="Calibri" w:hAnsi="Calibri"/>
                <w:sz w:val="20"/>
              </w:rPr>
              <w:t>41,090</w:t>
            </w:r>
          </w:p>
        </w:tc>
        <w:tc>
          <w:tcPr>
            <w:tcW w:w="0" w:type="auto"/>
            <w:tcBorders>
              <w:top w:val="single" w:sz="0" w:space="0" w:color="D3D3D3"/>
              <w:left w:val="single" w:sz="0" w:space="0" w:color="D3D3D3"/>
              <w:bottom w:val="single" w:sz="0" w:space="0" w:color="D3D3D3"/>
              <w:right w:val="single" w:sz="0" w:space="0" w:color="D3D3D3"/>
            </w:tcBorders>
          </w:tcPr>
          <w:p w14:paraId="77806A88" w14:textId="77777777" w:rsidR="00E63349" w:rsidRDefault="00000000">
            <w:pPr>
              <w:keepNext/>
              <w:spacing w:after="60"/>
              <w:jc w:val="center"/>
            </w:pPr>
            <w:r>
              <w:rPr>
                <w:rFonts w:ascii="Calibri" w:hAnsi="Calibri"/>
                <w:sz w:val="20"/>
              </w:rPr>
              <w:t>64,140</w:t>
            </w:r>
          </w:p>
        </w:tc>
        <w:tc>
          <w:tcPr>
            <w:tcW w:w="0" w:type="auto"/>
            <w:tcBorders>
              <w:top w:val="single" w:sz="0" w:space="0" w:color="D3D3D3"/>
              <w:left w:val="single" w:sz="0" w:space="0" w:color="D3D3D3"/>
              <w:bottom w:val="single" w:sz="0" w:space="0" w:color="D3D3D3"/>
              <w:right w:val="single" w:sz="0" w:space="0" w:color="D3D3D3"/>
            </w:tcBorders>
          </w:tcPr>
          <w:p w14:paraId="1483D467"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0782399"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BFA768E" w14:textId="77777777" w:rsidR="00E63349" w:rsidRDefault="00000000">
            <w:pPr>
              <w:keepNext/>
              <w:spacing w:after="60"/>
              <w:jc w:val="center"/>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12A2F47D" w14:textId="77777777" w:rsidR="00E63349" w:rsidRDefault="00000000">
            <w:pPr>
              <w:keepNext/>
              <w:spacing w:after="60"/>
              <w:jc w:val="center"/>
            </w:pPr>
            <w:r>
              <w:rPr>
                <w:rFonts w:ascii="Calibri" w:hAnsi="Calibri"/>
                <w:sz w:val="20"/>
              </w:rPr>
              <w:t>4.5</w:t>
            </w:r>
          </w:p>
        </w:tc>
      </w:tr>
      <w:tr w:rsidR="00E63349" w14:paraId="548770C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8D2E6C" w14:textId="77777777" w:rsidR="00E63349" w:rsidRDefault="00000000">
            <w:pPr>
              <w:keepNext/>
              <w:spacing w:after="60"/>
            </w:pPr>
            <w:r>
              <w:rPr>
                <w:rFonts w:ascii="Calibri" w:hAnsi="Calibri"/>
                <w:sz w:val="20"/>
              </w:rPr>
              <w:t>Kenya</w:t>
            </w:r>
          </w:p>
        </w:tc>
        <w:tc>
          <w:tcPr>
            <w:tcW w:w="0" w:type="auto"/>
            <w:tcBorders>
              <w:top w:val="single" w:sz="0" w:space="0" w:color="D3D3D3"/>
              <w:left w:val="single" w:sz="0" w:space="0" w:color="D3D3D3"/>
              <w:bottom w:val="single" w:sz="0" w:space="0" w:color="D3D3D3"/>
              <w:right w:val="single" w:sz="0" w:space="0" w:color="D3D3D3"/>
            </w:tcBorders>
          </w:tcPr>
          <w:p w14:paraId="4C3AA320" w14:textId="77777777" w:rsidR="00E63349" w:rsidRDefault="00000000">
            <w:pPr>
              <w:keepNext/>
              <w:spacing w:after="60"/>
              <w:jc w:val="center"/>
            </w:pPr>
            <w:r>
              <w:rPr>
                <w:rFonts w:ascii="Calibri" w:hAnsi="Calibri"/>
                <w:sz w:val="20"/>
              </w:rPr>
              <w:t>54,913</w:t>
            </w:r>
          </w:p>
        </w:tc>
        <w:tc>
          <w:tcPr>
            <w:tcW w:w="0" w:type="auto"/>
            <w:tcBorders>
              <w:top w:val="single" w:sz="0" w:space="0" w:color="D3D3D3"/>
              <w:left w:val="single" w:sz="0" w:space="0" w:color="D3D3D3"/>
              <w:bottom w:val="single" w:sz="0" w:space="0" w:color="D3D3D3"/>
              <w:right w:val="single" w:sz="0" w:space="0" w:color="D3D3D3"/>
            </w:tcBorders>
          </w:tcPr>
          <w:p w14:paraId="0090DDD1" w14:textId="77777777" w:rsidR="00E63349" w:rsidRDefault="00000000">
            <w:pPr>
              <w:keepNext/>
              <w:spacing w:after="60"/>
              <w:jc w:val="center"/>
            </w:pPr>
            <w:r>
              <w:rPr>
                <w:rFonts w:ascii="Calibri" w:hAnsi="Calibri"/>
                <w:sz w:val="20"/>
              </w:rPr>
              <w:t>55,891</w:t>
            </w:r>
          </w:p>
        </w:tc>
        <w:tc>
          <w:tcPr>
            <w:tcW w:w="0" w:type="auto"/>
            <w:tcBorders>
              <w:top w:val="single" w:sz="0" w:space="0" w:color="D3D3D3"/>
              <w:left w:val="single" w:sz="0" w:space="0" w:color="D3D3D3"/>
              <w:bottom w:val="single" w:sz="0" w:space="0" w:color="D3D3D3"/>
              <w:right w:val="single" w:sz="0" w:space="0" w:color="D3D3D3"/>
            </w:tcBorders>
          </w:tcPr>
          <w:p w14:paraId="509A5093"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4B11F357"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AB1310B" w14:textId="77777777" w:rsidR="00E63349" w:rsidRDefault="00000000">
            <w:pPr>
              <w:keepNext/>
              <w:spacing w:after="60"/>
              <w:jc w:val="center"/>
            </w:pPr>
            <w:r>
              <w:rPr>
                <w:rFonts w:ascii="Calibri" w:hAnsi="Calibri"/>
                <w:sz w:val="20"/>
              </w:rPr>
              <w:t>47.8</w:t>
            </w:r>
          </w:p>
        </w:tc>
        <w:tc>
          <w:tcPr>
            <w:tcW w:w="0" w:type="auto"/>
            <w:tcBorders>
              <w:top w:val="single" w:sz="0" w:space="0" w:color="D3D3D3"/>
              <w:left w:val="single" w:sz="0" w:space="0" w:color="D3D3D3"/>
              <w:bottom w:val="single" w:sz="0" w:space="0" w:color="D3D3D3"/>
              <w:right w:val="single" w:sz="0" w:space="0" w:color="D3D3D3"/>
            </w:tcBorders>
          </w:tcPr>
          <w:p w14:paraId="4AB31DB4" w14:textId="77777777" w:rsidR="00E63349" w:rsidRDefault="00000000">
            <w:pPr>
              <w:keepNext/>
              <w:spacing w:after="60"/>
              <w:jc w:val="center"/>
            </w:pPr>
            <w:r>
              <w:rPr>
                <w:rFonts w:ascii="Calibri" w:hAnsi="Calibri"/>
                <w:sz w:val="20"/>
              </w:rPr>
              <w:t>47.9</w:t>
            </w:r>
          </w:p>
        </w:tc>
      </w:tr>
      <w:tr w:rsidR="00E63349" w14:paraId="5E54C50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FDB1AB" w14:textId="77777777" w:rsidR="00E63349" w:rsidRDefault="00000000">
            <w:pPr>
              <w:keepNext/>
              <w:spacing w:after="60"/>
            </w:pPr>
            <w:r>
              <w:rPr>
                <w:rFonts w:ascii="Calibri" w:hAnsi="Calibri"/>
                <w:sz w:val="20"/>
              </w:rPr>
              <w:t>Kiribati</w:t>
            </w:r>
          </w:p>
        </w:tc>
        <w:tc>
          <w:tcPr>
            <w:tcW w:w="0" w:type="auto"/>
            <w:tcBorders>
              <w:top w:val="single" w:sz="0" w:space="0" w:color="D3D3D3"/>
              <w:left w:val="single" w:sz="0" w:space="0" w:color="D3D3D3"/>
              <w:bottom w:val="single" w:sz="0" w:space="0" w:color="D3D3D3"/>
              <w:right w:val="single" w:sz="0" w:space="0" w:color="D3D3D3"/>
            </w:tcBorders>
          </w:tcPr>
          <w:p w14:paraId="2195DC3E"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D2EF864"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DFBBAD7"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D3BB1E2"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23F489"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C68DF8B" w14:textId="77777777" w:rsidR="00E63349" w:rsidRDefault="00000000">
            <w:pPr>
              <w:keepNext/>
              <w:spacing w:after="60"/>
              <w:jc w:val="center"/>
            </w:pPr>
            <w:r>
              <w:rPr>
                <w:rFonts w:ascii="Calibri" w:hAnsi="Calibri"/>
                <w:sz w:val="20"/>
              </w:rPr>
              <w:t>0.0</w:t>
            </w:r>
          </w:p>
        </w:tc>
      </w:tr>
      <w:tr w:rsidR="00E63349" w14:paraId="647739E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18000C" w14:textId="77777777" w:rsidR="00E63349" w:rsidRDefault="00000000">
            <w:pPr>
              <w:keepNext/>
              <w:spacing w:after="60"/>
            </w:pPr>
            <w:r>
              <w:rPr>
                <w:rFonts w:ascii="Calibri" w:hAnsi="Calibri"/>
                <w:sz w:val="20"/>
              </w:rPr>
              <w:t>Korea, Dem. Rep.</w:t>
            </w:r>
          </w:p>
        </w:tc>
        <w:tc>
          <w:tcPr>
            <w:tcW w:w="0" w:type="auto"/>
            <w:tcBorders>
              <w:top w:val="single" w:sz="0" w:space="0" w:color="D3D3D3"/>
              <w:left w:val="single" w:sz="0" w:space="0" w:color="D3D3D3"/>
              <w:bottom w:val="single" w:sz="0" w:space="0" w:color="D3D3D3"/>
              <w:right w:val="single" w:sz="0" w:space="0" w:color="D3D3D3"/>
            </w:tcBorders>
          </w:tcPr>
          <w:p w14:paraId="34C6D062"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A351B8A"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26E5219"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D50888A"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592C88F"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B24F927" w14:textId="77777777" w:rsidR="00E63349" w:rsidRDefault="00000000">
            <w:pPr>
              <w:keepNext/>
              <w:spacing w:after="60"/>
              <w:jc w:val="center"/>
            </w:pPr>
            <w:r>
              <w:rPr>
                <w:rFonts w:ascii="Calibri" w:hAnsi="Calibri"/>
                <w:sz w:val="20"/>
              </w:rPr>
              <w:t>0.0</w:t>
            </w:r>
          </w:p>
        </w:tc>
      </w:tr>
      <w:tr w:rsidR="00E63349" w14:paraId="6F0831B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F4A8CF" w14:textId="77777777" w:rsidR="00E63349" w:rsidRDefault="00000000">
            <w:pPr>
              <w:keepNext/>
              <w:spacing w:after="60"/>
            </w:pPr>
            <w:r>
              <w:rPr>
                <w:rFonts w:ascii="Calibri" w:hAnsi="Calibri"/>
                <w:sz w:val="20"/>
              </w:rPr>
              <w:t>Kyrgyz Republic</w:t>
            </w:r>
          </w:p>
        </w:tc>
        <w:tc>
          <w:tcPr>
            <w:tcW w:w="0" w:type="auto"/>
            <w:tcBorders>
              <w:top w:val="single" w:sz="0" w:space="0" w:color="D3D3D3"/>
              <w:left w:val="single" w:sz="0" w:space="0" w:color="D3D3D3"/>
              <w:bottom w:val="single" w:sz="0" w:space="0" w:color="D3D3D3"/>
              <w:right w:val="single" w:sz="0" w:space="0" w:color="D3D3D3"/>
            </w:tcBorders>
          </w:tcPr>
          <w:p w14:paraId="60FCE3E4" w14:textId="77777777" w:rsidR="00E63349" w:rsidRDefault="00000000">
            <w:pPr>
              <w:keepNext/>
              <w:spacing w:after="60"/>
              <w:jc w:val="center"/>
            </w:pPr>
            <w:r>
              <w:rPr>
                <w:rFonts w:ascii="Calibri" w:hAnsi="Calibri"/>
                <w:sz w:val="20"/>
              </w:rPr>
              <w:t>5,332</w:t>
            </w:r>
          </w:p>
        </w:tc>
        <w:tc>
          <w:tcPr>
            <w:tcW w:w="0" w:type="auto"/>
            <w:tcBorders>
              <w:top w:val="single" w:sz="0" w:space="0" w:color="D3D3D3"/>
              <w:left w:val="single" w:sz="0" w:space="0" w:color="D3D3D3"/>
              <w:bottom w:val="single" w:sz="0" w:space="0" w:color="D3D3D3"/>
              <w:right w:val="single" w:sz="0" w:space="0" w:color="D3D3D3"/>
            </w:tcBorders>
          </w:tcPr>
          <w:p w14:paraId="60BF81BC" w14:textId="77777777" w:rsidR="00E63349" w:rsidRDefault="00000000">
            <w:pPr>
              <w:keepNext/>
              <w:spacing w:after="60"/>
              <w:jc w:val="center"/>
            </w:pPr>
            <w:r>
              <w:rPr>
                <w:rFonts w:ascii="Calibri" w:hAnsi="Calibri"/>
                <w:sz w:val="20"/>
              </w:rPr>
              <w:t>5,332</w:t>
            </w:r>
          </w:p>
        </w:tc>
        <w:tc>
          <w:tcPr>
            <w:tcW w:w="0" w:type="auto"/>
            <w:tcBorders>
              <w:top w:val="single" w:sz="0" w:space="0" w:color="D3D3D3"/>
              <w:left w:val="single" w:sz="0" w:space="0" w:color="D3D3D3"/>
              <w:bottom w:val="single" w:sz="0" w:space="0" w:color="D3D3D3"/>
              <w:right w:val="single" w:sz="0" w:space="0" w:color="D3D3D3"/>
            </w:tcBorders>
          </w:tcPr>
          <w:p w14:paraId="2DE0F652"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A566648"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4F9E9E5D" w14:textId="77777777" w:rsidR="00E63349" w:rsidRDefault="00000000">
            <w:pPr>
              <w:keepNext/>
              <w:spacing w:after="60"/>
              <w:jc w:val="center"/>
            </w:pP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132E3732" w14:textId="77777777" w:rsidR="00E63349" w:rsidRDefault="00000000">
            <w:pPr>
              <w:keepNext/>
              <w:spacing w:after="60"/>
              <w:jc w:val="center"/>
            </w:pPr>
            <w:r>
              <w:rPr>
                <w:rFonts w:ascii="Calibri" w:hAnsi="Calibri"/>
                <w:sz w:val="20"/>
              </w:rPr>
              <w:t>15.8</w:t>
            </w:r>
          </w:p>
        </w:tc>
      </w:tr>
      <w:tr w:rsidR="00E63349" w14:paraId="77B3C22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68D875" w14:textId="77777777" w:rsidR="00E63349" w:rsidRDefault="00000000">
            <w:pPr>
              <w:keepNext/>
              <w:spacing w:after="60"/>
            </w:pPr>
            <w:r>
              <w:rPr>
                <w:rFonts w:ascii="Calibri" w:hAnsi="Calibri"/>
                <w:sz w:val="20"/>
              </w:rPr>
              <w:t>Lao PDR</w:t>
            </w:r>
          </w:p>
        </w:tc>
        <w:tc>
          <w:tcPr>
            <w:tcW w:w="0" w:type="auto"/>
            <w:tcBorders>
              <w:top w:val="single" w:sz="0" w:space="0" w:color="D3D3D3"/>
              <w:left w:val="single" w:sz="0" w:space="0" w:color="D3D3D3"/>
              <w:bottom w:val="single" w:sz="0" w:space="0" w:color="D3D3D3"/>
              <w:right w:val="single" w:sz="0" w:space="0" w:color="D3D3D3"/>
            </w:tcBorders>
          </w:tcPr>
          <w:p w14:paraId="5944CE5A" w14:textId="77777777" w:rsidR="00E63349" w:rsidRDefault="00000000">
            <w:pPr>
              <w:keepNext/>
              <w:spacing w:after="60"/>
              <w:jc w:val="center"/>
            </w:pPr>
            <w:r>
              <w:rPr>
                <w:rFonts w:ascii="Calibri" w:hAnsi="Calibri"/>
                <w:sz w:val="20"/>
              </w:rPr>
              <w:t>25,375</w:t>
            </w:r>
          </w:p>
        </w:tc>
        <w:tc>
          <w:tcPr>
            <w:tcW w:w="0" w:type="auto"/>
            <w:tcBorders>
              <w:top w:val="single" w:sz="0" w:space="0" w:color="D3D3D3"/>
              <w:left w:val="single" w:sz="0" w:space="0" w:color="D3D3D3"/>
              <w:bottom w:val="single" w:sz="0" w:space="0" w:color="D3D3D3"/>
              <w:right w:val="single" w:sz="0" w:space="0" w:color="D3D3D3"/>
            </w:tcBorders>
          </w:tcPr>
          <w:p w14:paraId="3FAD4855" w14:textId="77777777" w:rsidR="00E63349" w:rsidRDefault="00000000">
            <w:pPr>
              <w:keepNext/>
              <w:spacing w:after="60"/>
              <w:jc w:val="center"/>
            </w:pPr>
            <w:r>
              <w:rPr>
                <w:rFonts w:ascii="Calibri" w:hAnsi="Calibri"/>
                <w:sz w:val="20"/>
              </w:rPr>
              <w:t>41,418</w:t>
            </w:r>
          </w:p>
        </w:tc>
        <w:tc>
          <w:tcPr>
            <w:tcW w:w="0" w:type="auto"/>
            <w:tcBorders>
              <w:top w:val="single" w:sz="0" w:space="0" w:color="D3D3D3"/>
              <w:left w:val="single" w:sz="0" w:space="0" w:color="D3D3D3"/>
              <w:bottom w:val="single" w:sz="0" w:space="0" w:color="D3D3D3"/>
              <w:right w:val="single" w:sz="0" w:space="0" w:color="D3D3D3"/>
            </w:tcBorders>
          </w:tcPr>
          <w:p w14:paraId="75BCC575" w14:textId="77777777" w:rsidR="00E63349"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5F01EE0" w14:textId="77777777" w:rsidR="00E63349" w:rsidRDefault="00000000">
            <w:pPr>
              <w:keepNext/>
              <w:spacing w:after="60"/>
              <w:jc w:val="center"/>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47DD5D81" w14:textId="77777777" w:rsidR="00E63349" w:rsidRDefault="00000000">
            <w:pPr>
              <w:keepNext/>
              <w:spacing w:after="60"/>
              <w:jc w:val="center"/>
            </w:pPr>
            <w:r>
              <w:rPr>
                <w:rFonts w:ascii="Calibri" w:hAnsi="Calibri"/>
                <w:sz w:val="20"/>
              </w:rPr>
              <w:t>20.8</w:t>
            </w:r>
          </w:p>
        </w:tc>
        <w:tc>
          <w:tcPr>
            <w:tcW w:w="0" w:type="auto"/>
            <w:tcBorders>
              <w:top w:val="single" w:sz="0" w:space="0" w:color="D3D3D3"/>
              <w:left w:val="single" w:sz="0" w:space="0" w:color="D3D3D3"/>
              <w:bottom w:val="single" w:sz="0" w:space="0" w:color="D3D3D3"/>
              <w:right w:val="single" w:sz="0" w:space="0" w:color="D3D3D3"/>
            </w:tcBorders>
          </w:tcPr>
          <w:p w14:paraId="1258E772" w14:textId="77777777" w:rsidR="00E63349" w:rsidRDefault="00000000">
            <w:pPr>
              <w:keepNext/>
              <w:spacing w:after="60"/>
              <w:jc w:val="center"/>
            </w:pPr>
            <w:r>
              <w:rPr>
                <w:rFonts w:ascii="Calibri" w:hAnsi="Calibri"/>
                <w:sz w:val="20"/>
              </w:rPr>
              <w:t>29.3</w:t>
            </w:r>
          </w:p>
        </w:tc>
      </w:tr>
      <w:tr w:rsidR="00E63349" w14:paraId="104263D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2B2AEE" w14:textId="77777777" w:rsidR="00E63349" w:rsidRDefault="00000000">
            <w:pPr>
              <w:keepNext/>
              <w:spacing w:after="60"/>
            </w:pPr>
            <w:r>
              <w:rPr>
                <w:rFonts w:ascii="Calibri" w:hAnsi="Calibri"/>
                <w:sz w:val="20"/>
              </w:rPr>
              <w:t>Lesotho</w:t>
            </w:r>
          </w:p>
        </w:tc>
        <w:tc>
          <w:tcPr>
            <w:tcW w:w="0" w:type="auto"/>
            <w:tcBorders>
              <w:top w:val="single" w:sz="0" w:space="0" w:color="D3D3D3"/>
              <w:left w:val="single" w:sz="0" w:space="0" w:color="D3D3D3"/>
              <w:bottom w:val="single" w:sz="0" w:space="0" w:color="D3D3D3"/>
              <w:right w:val="single" w:sz="0" w:space="0" w:color="D3D3D3"/>
            </w:tcBorders>
          </w:tcPr>
          <w:p w14:paraId="011AB61F" w14:textId="77777777" w:rsidR="00E63349"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78C96593" w14:textId="77777777" w:rsidR="00E63349" w:rsidRDefault="00000000">
            <w:pPr>
              <w:keepNext/>
              <w:spacing w:after="60"/>
              <w:jc w:val="center"/>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614ABFF2"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BB2A2ED"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2102D0"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075BF8E" w14:textId="77777777" w:rsidR="00E63349" w:rsidRDefault="00000000">
            <w:pPr>
              <w:keepNext/>
              <w:spacing w:after="60"/>
              <w:jc w:val="center"/>
            </w:pPr>
            <w:r>
              <w:rPr>
                <w:rFonts w:ascii="Calibri" w:hAnsi="Calibri"/>
                <w:sz w:val="20"/>
              </w:rPr>
              <w:t>0.3</w:t>
            </w:r>
          </w:p>
        </w:tc>
      </w:tr>
      <w:tr w:rsidR="00E63349" w14:paraId="1EAC4AA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FCB386" w14:textId="77777777" w:rsidR="00E63349" w:rsidRDefault="00000000">
            <w:pPr>
              <w:keepNext/>
              <w:spacing w:after="60"/>
            </w:pPr>
            <w:r>
              <w:rPr>
                <w:rFonts w:ascii="Calibri" w:hAnsi="Calibri"/>
                <w:sz w:val="20"/>
              </w:rPr>
              <w:t>Liberia</w:t>
            </w:r>
          </w:p>
        </w:tc>
        <w:tc>
          <w:tcPr>
            <w:tcW w:w="0" w:type="auto"/>
            <w:tcBorders>
              <w:top w:val="single" w:sz="0" w:space="0" w:color="D3D3D3"/>
              <w:left w:val="single" w:sz="0" w:space="0" w:color="D3D3D3"/>
              <w:bottom w:val="single" w:sz="0" w:space="0" w:color="D3D3D3"/>
              <w:right w:val="single" w:sz="0" w:space="0" w:color="D3D3D3"/>
            </w:tcBorders>
          </w:tcPr>
          <w:p w14:paraId="42801104" w14:textId="77777777" w:rsidR="00E63349" w:rsidRDefault="00000000">
            <w:pPr>
              <w:keepNext/>
              <w:spacing w:after="60"/>
              <w:jc w:val="center"/>
            </w:pPr>
            <w:r>
              <w:rPr>
                <w:rFonts w:ascii="Calibri" w:hAnsi="Calibri"/>
                <w:sz w:val="20"/>
              </w:rPr>
              <w:t>1,551</w:t>
            </w:r>
          </w:p>
        </w:tc>
        <w:tc>
          <w:tcPr>
            <w:tcW w:w="0" w:type="auto"/>
            <w:tcBorders>
              <w:top w:val="single" w:sz="0" w:space="0" w:color="D3D3D3"/>
              <w:left w:val="single" w:sz="0" w:space="0" w:color="D3D3D3"/>
              <w:bottom w:val="single" w:sz="0" w:space="0" w:color="D3D3D3"/>
              <w:right w:val="single" w:sz="0" w:space="0" w:color="D3D3D3"/>
            </w:tcBorders>
          </w:tcPr>
          <w:p w14:paraId="4619B187" w14:textId="77777777" w:rsidR="00E63349" w:rsidRDefault="00000000">
            <w:pPr>
              <w:keepNext/>
              <w:spacing w:after="60"/>
              <w:jc w:val="center"/>
            </w:pPr>
            <w:r>
              <w:rPr>
                <w:rFonts w:ascii="Calibri" w:hAnsi="Calibri"/>
                <w:sz w:val="20"/>
              </w:rPr>
              <w:t>3,413</w:t>
            </w:r>
          </w:p>
        </w:tc>
        <w:tc>
          <w:tcPr>
            <w:tcW w:w="0" w:type="auto"/>
            <w:tcBorders>
              <w:top w:val="single" w:sz="0" w:space="0" w:color="D3D3D3"/>
              <w:left w:val="single" w:sz="0" w:space="0" w:color="D3D3D3"/>
              <w:bottom w:val="single" w:sz="0" w:space="0" w:color="D3D3D3"/>
              <w:right w:val="single" w:sz="0" w:space="0" w:color="D3D3D3"/>
            </w:tcBorders>
          </w:tcPr>
          <w:p w14:paraId="62BC512C"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D82E99C"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24903B3" w14:textId="77777777" w:rsidR="00E63349"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561FD7F2" w14:textId="77777777" w:rsidR="00E63349" w:rsidRDefault="00000000">
            <w:pPr>
              <w:keepNext/>
              <w:spacing w:after="60"/>
              <w:jc w:val="center"/>
            </w:pPr>
            <w:r>
              <w:rPr>
                <w:rFonts w:ascii="Calibri" w:hAnsi="Calibri"/>
                <w:sz w:val="20"/>
              </w:rPr>
              <w:t>6.1</w:t>
            </w:r>
          </w:p>
        </w:tc>
      </w:tr>
      <w:tr w:rsidR="00E63349" w14:paraId="6110D77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B916E0" w14:textId="77777777" w:rsidR="00E63349" w:rsidRDefault="00000000">
            <w:pPr>
              <w:keepNext/>
              <w:spacing w:after="60"/>
            </w:pPr>
            <w:r>
              <w:rPr>
                <w:rFonts w:ascii="Calibri" w:hAnsi="Calibri"/>
                <w:sz w:val="20"/>
              </w:rPr>
              <w:t>Madagascar</w:t>
            </w:r>
          </w:p>
        </w:tc>
        <w:tc>
          <w:tcPr>
            <w:tcW w:w="0" w:type="auto"/>
            <w:tcBorders>
              <w:top w:val="single" w:sz="0" w:space="0" w:color="D3D3D3"/>
              <w:left w:val="single" w:sz="0" w:space="0" w:color="D3D3D3"/>
              <w:bottom w:val="single" w:sz="0" w:space="0" w:color="D3D3D3"/>
              <w:right w:val="single" w:sz="0" w:space="0" w:color="D3D3D3"/>
            </w:tcBorders>
          </w:tcPr>
          <w:p w14:paraId="21AF7548" w14:textId="77777777" w:rsidR="00E63349" w:rsidRDefault="00000000">
            <w:pPr>
              <w:keepNext/>
              <w:spacing w:after="60"/>
              <w:jc w:val="center"/>
            </w:pPr>
            <w:r>
              <w:rPr>
                <w:rFonts w:ascii="Calibri" w:hAnsi="Calibri"/>
                <w:sz w:val="20"/>
              </w:rPr>
              <w:t>30,133</w:t>
            </w:r>
          </w:p>
        </w:tc>
        <w:tc>
          <w:tcPr>
            <w:tcW w:w="0" w:type="auto"/>
            <w:tcBorders>
              <w:top w:val="single" w:sz="0" w:space="0" w:color="D3D3D3"/>
              <w:left w:val="single" w:sz="0" w:space="0" w:color="D3D3D3"/>
              <w:bottom w:val="single" w:sz="0" w:space="0" w:color="D3D3D3"/>
              <w:right w:val="single" w:sz="0" w:space="0" w:color="D3D3D3"/>
            </w:tcBorders>
          </w:tcPr>
          <w:p w14:paraId="6332FFD4" w14:textId="77777777" w:rsidR="00E63349" w:rsidRDefault="00000000">
            <w:pPr>
              <w:keepNext/>
              <w:spacing w:after="60"/>
              <w:jc w:val="center"/>
            </w:pPr>
            <w:r>
              <w:rPr>
                <w:rFonts w:ascii="Calibri" w:hAnsi="Calibri"/>
                <w:sz w:val="20"/>
              </w:rPr>
              <w:t>42,528</w:t>
            </w:r>
          </w:p>
        </w:tc>
        <w:tc>
          <w:tcPr>
            <w:tcW w:w="0" w:type="auto"/>
            <w:tcBorders>
              <w:top w:val="single" w:sz="0" w:space="0" w:color="D3D3D3"/>
              <w:left w:val="single" w:sz="0" w:space="0" w:color="D3D3D3"/>
              <w:bottom w:val="single" w:sz="0" w:space="0" w:color="D3D3D3"/>
              <w:right w:val="single" w:sz="0" w:space="0" w:color="D3D3D3"/>
            </w:tcBorders>
          </w:tcPr>
          <w:p w14:paraId="368D5C75"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6820B251" w14:textId="77777777" w:rsidR="00E63349" w:rsidRDefault="00000000">
            <w:pPr>
              <w:keepNext/>
              <w:spacing w:after="60"/>
              <w:jc w:val="center"/>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4965C802" w14:textId="77777777" w:rsidR="00E63349"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60B6D4DC" w14:textId="77777777" w:rsidR="00E63349" w:rsidRDefault="00000000">
            <w:pPr>
              <w:keepNext/>
              <w:spacing w:after="60"/>
              <w:jc w:val="center"/>
            </w:pPr>
            <w:r>
              <w:rPr>
                <w:rFonts w:ascii="Calibri" w:hAnsi="Calibri"/>
                <w:sz w:val="20"/>
              </w:rPr>
              <w:t>24.8</w:t>
            </w:r>
          </w:p>
        </w:tc>
      </w:tr>
      <w:tr w:rsidR="00E63349" w14:paraId="0A925DD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278889" w14:textId="77777777" w:rsidR="00E63349" w:rsidRDefault="00000000">
            <w:pPr>
              <w:keepNext/>
              <w:spacing w:after="60"/>
            </w:pPr>
            <w:r>
              <w:rPr>
                <w:rFonts w:ascii="Calibri" w:hAnsi="Calibri"/>
                <w:sz w:val="20"/>
              </w:rPr>
              <w:t>Malawi</w:t>
            </w:r>
          </w:p>
        </w:tc>
        <w:tc>
          <w:tcPr>
            <w:tcW w:w="0" w:type="auto"/>
            <w:tcBorders>
              <w:top w:val="single" w:sz="0" w:space="0" w:color="D3D3D3"/>
              <w:left w:val="single" w:sz="0" w:space="0" w:color="D3D3D3"/>
              <w:bottom w:val="single" w:sz="0" w:space="0" w:color="D3D3D3"/>
              <w:right w:val="single" w:sz="0" w:space="0" w:color="D3D3D3"/>
            </w:tcBorders>
          </w:tcPr>
          <w:p w14:paraId="2DADDD77" w14:textId="77777777" w:rsidR="00E63349" w:rsidRDefault="00000000">
            <w:pPr>
              <w:keepNext/>
              <w:spacing w:after="60"/>
              <w:jc w:val="center"/>
            </w:pPr>
            <w:r>
              <w:rPr>
                <w:rFonts w:ascii="Calibri" w:hAnsi="Calibri"/>
                <w:sz w:val="20"/>
              </w:rPr>
              <w:t>16,530</w:t>
            </w:r>
          </w:p>
        </w:tc>
        <w:tc>
          <w:tcPr>
            <w:tcW w:w="0" w:type="auto"/>
            <w:tcBorders>
              <w:top w:val="single" w:sz="0" w:space="0" w:color="D3D3D3"/>
              <w:left w:val="single" w:sz="0" w:space="0" w:color="D3D3D3"/>
              <w:bottom w:val="single" w:sz="0" w:space="0" w:color="D3D3D3"/>
              <w:right w:val="single" w:sz="0" w:space="0" w:color="D3D3D3"/>
            </w:tcBorders>
          </w:tcPr>
          <w:p w14:paraId="0215F514" w14:textId="77777777" w:rsidR="00E63349" w:rsidRDefault="00000000">
            <w:pPr>
              <w:keepNext/>
              <w:spacing w:after="60"/>
              <w:jc w:val="center"/>
            </w:pPr>
            <w:r>
              <w:rPr>
                <w:rFonts w:ascii="Calibri" w:hAnsi="Calibri"/>
                <w:sz w:val="20"/>
              </w:rPr>
              <w:t>17,114</w:t>
            </w:r>
          </w:p>
        </w:tc>
        <w:tc>
          <w:tcPr>
            <w:tcW w:w="0" w:type="auto"/>
            <w:tcBorders>
              <w:top w:val="single" w:sz="0" w:space="0" w:color="D3D3D3"/>
              <w:left w:val="single" w:sz="0" w:space="0" w:color="D3D3D3"/>
              <w:bottom w:val="single" w:sz="0" w:space="0" w:color="D3D3D3"/>
              <w:right w:val="single" w:sz="0" w:space="0" w:color="D3D3D3"/>
            </w:tcBorders>
          </w:tcPr>
          <w:p w14:paraId="1F67A163" w14:textId="77777777" w:rsidR="00E63349"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65A71161" w14:textId="77777777" w:rsidR="00E63349" w:rsidRDefault="00000000">
            <w:pPr>
              <w:keepNext/>
              <w:spacing w:after="60"/>
              <w:jc w:val="center"/>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552B2D8" w14:textId="77777777" w:rsidR="00E63349" w:rsidRDefault="00000000">
            <w:pPr>
              <w:keepNext/>
              <w:spacing w:after="60"/>
              <w:jc w:val="center"/>
            </w:pPr>
            <w:r>
              <w:rPr>
                <w:rFonts w:ascii="Calibri" w:hAnsi="Calibri"/>
                <w:sz w:val="20"/>
              </w:rPr>
              <w:t>42.9</w:t>
            </w:r>
          </w:p>
        </w:tc>
        <w:tc>
          <w:tcPr>
            <w:tcW w:w="0" w:type="auto"/>
            <w:tcBorders>
              <w:top w:val="single" w:sz="0" w:space="0" w:color="D3D3D3"/>
              <w:left w:val="single" w:sz="0" w:space="0" w:color="D3D3D3"/>
              <w:bottom w:val="single" w:sz="0" w:space="0" w:color="D3D3D3"/>
              <w:right w:val="single" w:sz="0" w:space="0" w:color="D3D3D3"/>
            </w:tcBorders>
          </w:tcPr>
          <w:p w14:paraId="60A3E4EE" w14:textId="77777777" w:rsidR="00E63349" w:rsidRDefault="00000000">
            <w:pPr>
              <w:keepNext/>
              <w:spacing w:after="60"/>
              <w:jc w:val="center"/>
            </w:pPr>
            <w:r>
              <w:rPr>
                <w:rFonts w:ascii="Calibri" w:hAnsi="Calibri"/>
                <w:sz w:val="20"/>
              </w:rPr>
              <w:t>42.0</w:t>
            </w:r>
          </w:p>
        </w:tc>
      </w:tr>
      <w:tr w:rsidR="00E63349" w14:paraId="0903346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270A13" w14:textId="77777777" w:rsidR="00E63349" w:rsidRDefault="00000000">
            <w:pPr>
              <w:keepNext/>
              <w:spacing w:after="60"/>
            </w:pPr>
            <w:r>
              <w:rPr>
                <w:rFonts w:ascii="Calibri" w:hAnsi="Calibri"/>
                <w:sz w:val="20"/>
              </w:rPr>
              <w:t>Mali</w:t>
            </w:r>
          </w:p>
        </w:tc>
        <w:tc>
          <w:tcPr>
            <w:tcW w:w="0" w:type="auto"/>
            <w:tcBorders>
              <w:top w:val="single" w:sz="0" w:space="0" w:color="D3D3D3"/>
              <w:left w:val="single" w:sz="0" w:space="0" w:color="D3D3D3"/>
              <w:bottom w:val="single" w:sz="0" w:space="0" w:color="D3D3D3"/>
              <w:right w:val="single" w:sz="0" w:space="0" w:color="D3D3D3"/>
            </w:tcBorders>
          </w:tcPr>
          <w:p w14:paraId="70BA563D" w14:textId="77777777" w:rsidR="00E63349" w:rsidRDefault="00000000">
            <w:pPr>
              <w:keepNext/>
              <w:spacing w:after="60"/>
              <w:jc w:val="center"/>
            </w:pPr>
            <w:r>
              <w:rPr>
                <w:rFonts w:ascii="Calibri" w:hAnsi="Calibri"/>
                <w:sz w:val="20"/>
              </w:rPr>
              <w:t>41,179</w:t>
            </w:r>
          </w:p>
        </w:tc>
        <w:tc>
          <w:tcPr>
            <w:tcW w:w="0" w:type="auto"/>
            <w:tcBorders>
              <w:top w:val="single" w:sz="0" w:space="0" w:color="D3D3D3"/>
              <w:left w:val="single" w:sz="0" w:space="0" w:color="D3D3D3"/>
              <w:bottom w:val="single" w:sz="0" w:space="0" w:color="D3D3D3"/>
              <w:right w:val="single" w:sz="0" w:space="0" w:color="D3D3D3"/>
            </w:tcBorders>
          </w:tcPr>
          <w:p w14:paraId="378B4C1C" w14:textId="77777777" w:rsidR="00E63349" w:rsidRDefault="00000000">
            <w:pPr>
              <w:keepNext/>
              <w:spacing w:after="60"/>
              <w:jc w:val="center"/>
            </w:pPr>
            <w:r>
              <w:rPr>
                <w:rFonts w:ascii="Calibri" w:hAnsi="Calibri"/>
                <w:sz w:val="20"/>
              </w:rPr>
              <w:t>82,426</w:t>
            </w:r>
          </w:p>
        </w:tc>
        <w:tc>
          <w:tcPr>
            <w:tcW w:w="0" w:type="auto"/>
            <w:tcBorders>
              <w:top w:val="single" w:sz="0" w:space="0" w:color="D3D3D3"/>
              <w:left w:val="single" w:sz="0" w:space="0" w:color="D3D3D3"/>
              <w:bottom w:val="single" w:sz="0" w:space="0" w:color="D3D3D3"/>
              <w:right w:val="single" w:sz="0" w:space="0" w:color="D3D3D3"/>
            </w:tcBorders>
          </w:tcPr>
          <w:p w14:paraId="75F3A203"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1E9B571C" w14:textId="77777777" w:rsidR="00E63349" w:rsidRDefault="00000000">
            <w:pPr>
              <w:keepNext/>
              <w:spacing w:after="60"/>
              <w:jc w:val="center"/>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48699720" w14:textId="77777777" w:rsidR="00E63349" w:rsidRDefault="00000000">
            <w:pPr>
              <w:keepNext/>
              <w:spacing w:after="60"/>
              <w:jc w:val="center"/>
            </w:pPr>
            <w:r>
              <w:rPr>
                <w:rFonts w:ascii="Calibri" w:hAnsi="Calibri"/>
                <w:sz w:val="20"/>
              </w:rPr>
              <w:t>32.6</w:t>
            </w:r>
          </w:p>
        </w:tc>
        <w:tc>
          <w:tcPr>
            <w:tcW w:w="0" w:type="auto"/>
            <w:tcBorders>
              <w:top w:val="single" w:sz="0" w:space="0" w:color="D3D3D3"/>
              <w:left w:val="single" w:sz="0" w:space="0" w:color="D3D3D3"/>
              <w:bottom w:val="single" w:sz="0" w:space="0" w:color="D3D3D3"/>
              <w:right w:val="single" w:sz="0" w:space="0" w:color="D3D3D3"/>
            </w:tcBorders>
          </w:tcPr>
          <w:p w14:paraId="15D78B2F" w14:textId="77777777" w:rsidR="00E63349" w:rsidRDefault="00000000">
            <w:pPr>
              <w:keepNext/>
              <w:spacing w:after="60"/>
              <w:jc w:val="center"/>
            </w:pPr>
            <w:r>
              <w:rPr>
                <w:rFonts w:ascii="Calibri" w:hAnsi="Calibri"/>
                <w:sz w:val="20"/>
              </w:rPr>
              <w:t>45.4</w:t>
            </w:r>
          </w:p>
        </w:tc>
      </w:tr>
      <w:tr w:rsidR="00E63349" w14:paraId="3F049D8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FE6BAC" w14:textId="77777777" w:rsidR="00E63349" w:rsidRDefault="00000000">
            <w:pPr>
              <w:keepNext/>
              <w:spacing w:after="60"/>
            </w:pPr>
            <w:r>
              <w:rPr>
                <w:rFonts w:ascii="Calibri" w:hAnsi="Calibri"/>
                <w:sz w:val="20"/>
              </w:rPr>
              <w:lastRenderedPageBreak/>
              <w:t>Mauritania</w:t>
            </w:r>
          </w:p>
        </w:tc>
        <w:tc>
          <w:tcPr>
            <w:tcW w:w="0" w:type="auto"/>
            <w:tcBorders>
              <w:top w:val="single" w:sz="0" w:space="0" w:color="D3D3D3"/>
              <w:left w:val="single" w:sz="0" w:space="0" w:color="D3D3D3"/>
              <w:bottom w:val="single" w:sz="0" w:space="0" w:color="D3D3D3"/>
              <w:right w:val="single" w:sz="0" w:space="0" w:color="D3D3D3"/>
            </w:tcBorders>
          </w:tcPr>
          <w:p w14:paraId="6D7582EB" w14:textId="77777777" w:rsidR="00E63349" w:rsidRDefault="00000000">
            <w:pPr>
              <w:keepNext/>
              <w:spacing w:after="60"/>
              <w:jc w:val="center"/>
            </w:pPr>
            <w:r>
              <w:rPr>
                <w:rFonts w:ascii="Calibri" w:hAnsi="Calibri"/>
                <w:sz w:val="20"/>
              </w:rPr>
              <w:t>6,014</w:t>
            </w:r>
          </w:p>
        </w:tc>
        <w:tc>
          <w:tcPr>
            <w:tcW w:w="0" w:type="auto"/>
            <w:tcBorders>
              <w:top w:val="single" w:sz="0" w:space="0" w:color="D3D3D3"/>
              <w:left w:val="single" w:sz="0" w:space="0" w:color="D3D3D3"/>
              <w:bottom w:val="single" w:sz="0" w:space="0" w:color="D3D3D3"/>
              <w:right w:val="single" w:sz="0" w:space="0" w:color="D3D3D3"/>
            </w:tcBorders>
          </w:tcPr>
          <w:p w14:paraId="502C5E9E" w14:textId="77777777" w:rsidR="00E63349" w:rsidRDefault="00000000">
            <w:pPr>
              <w:keepNext/>
              <w:spacing w:after="60"/>
              <w:jc w:val="center"/>
            </w:pPr>
            <w:r>
              <w:rPr>
                <w:rFonts w:ascii="Calibri" w:hAnsi="Calibri"/>
                <w:sz w:val="20"/>
              </w:rPr>
              <w:t>6,014</w:t>
            </w:r>
          </w:p>
        </w:tc>
        <w:tc>
          <w:tcPr>
            <w:tcW w:w="0" w:type="auto"/>
            <w:tcBorders>
              <w:top w:val="single" w:sz="0" w:space="0" w:color="D3D3D3"/>
              <w:left w:val="single" w:sz="0" w:space="0" w:color="D3D3D3"/>
              <w:bottom w:val="single" w:sz="0" w:space="0" w:color="D3D3D3"/>
              <w:right w:val="single" w:sz="0" w:space="0" w:color="D3D3D3"/>
            </w:tcBorders>
          </w:tcPr>
          <w:p w14:paraId="5136A6F1"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8AF59B2"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A10DBF4" w14:textId="77777777" w:rsidR="00E63349" w:rsidRDefault="00000000">
            <w:pPr>
              <w:keepNext/>
              <w:spacing w:after="60"/>
              <w:jc w:val="center"/>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33D2F4C3" w14:textId="77777777" w:rsidR="00E63349" w:rsidRDefault="00000000">
            <w:pPr>
              <w:keepNext/>
              <w:spacing w:after="60"/>
              <w:jc w:val="center"/>
            </w:pPr>
            <w:r>
              <w:rPr>
                <w:rFonts w:ascii="Calibri" w:hAnsi="Calibri"/>
                <w:sz w:val="20"/>
              </w:rPr>
              <w:t>0.2</w:t>
            </w:r>
          </w:p>
        </w:tc>
      </w:tr>
      <w:tr w:rsidR="00E63349" w14:paraId="24B7BBA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1B2E56" w14:textId="77777777" w:rsidR="00E63349" w:rsidRDefault="00000000">
            <w:pPr>
              <w:keepNext/>
              <w:spacing w:after="60"/>
            </w:pPr>
            <w:r>
              <w:rPr>
                <w:rFonts w:ascii="Calibri" w:hAnsi="Calibri"/>
                <w:sz w:val="20"/>
              </w:rPr>
              <w:t>Micronesia, Fed. Sts.</w:t>
            </w:r>
          </w:p>
        </w:tc>
        <w:tc>
          <w:tcPr>
            <w:tcW w:w="0" w:type="auto"/>
            <w:tcBorders>
              <w:top w:val="single" w:sz="0" w:space="0" w:color="D3D3D3"/>
              <w:left w:val="single" w:sz="0" w:space="0" w:color="D3D3D3"/>
              <w:bottom w:val="single" w:sz="0" w:space="0" w:color="D3D3D3"/>
              <w:right w:val="single" w:sz="0" w:space="0" w:color="D3D3D3"/>
            </w:tcBorders>
          </w:tcPr>
          <w:p w14:paraId="40CD763A"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53D78DF"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252C8C5"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CED0B86"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CE00B57"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1FE598" w14:textId="77777777" w:rsidR="00E63349" w:rsidRDefault="00000000">
            <w:pPr>
              <w:keepNext/>
              <w:spacing w:after="60"/>
              <w:jc w:val="center"/>
            </w:pPr>
            <w:r>
              <w:rPr>
                <w:rFonts w:ascii="Calibri" w:hAnsi="Calibri"/>
                <w:sz w:val="20"/>
              </w:rPr>
              <w:t>0.0</w:t>
            </w:r>
          </w:p>
        </w:tc>
      </w:tr>
      <w:tr w:rsidR="00E63349" w14:paraId="0299226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6E1CA" w14:textId="77777777" w:rsidR="00E63349" w:rsidRDefault="00000000">
            <w:pPr>
              <w:keepNext/>
              <w:spacing w:after="60"/>
            </w:pPr>
            <w:r>
              <w:rPr>
                <w:rFonts w:ascii="Calibri" w:hAnsi="Calibri"/>
                <w:sz w:val="20"/>
              </w:rPr>
              <w:t>Moldova</w:t>
            </w:r>
          </w:p>
        </w:tc>
        <w:tc>
          <w:tcPr>
            <w:tcW w:w="0" w:type="auto"/>
            <w:tcBorders>
              <w:top w:val="single" w:sz="0" w:space="0" w:color="D3D3D3"/>
              <w:left w:val="single" w:sz="0" w:space="0" w:color="D3D3D3"/>
              <w:bottom w:val="single" w:sz="0" w:space="0" w:color="D3D3D3"/>
              <w:right w:val="single" w:sz="0" w:space="0" w:color="D3D3D3"/>
            </w:tcBorders>
          </w:tcPr>
          <w:p w14:paraId="1830E058"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61B6145"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36F4A9E"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8E4BDD"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1014D86"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A0811A1" w14:textId="77777777" w:rsidR="00E63349" w:rsidRDefault="00000000">
            <w:pPr>
              <w:keepNext/>
              <w:spacing w:after="60"/>
              <w:jc w:val="center"/>
            </w:pPr>
            <w:r>
              <w:rPr>
                <w:rFonts w:ascii="Calibri" w:hAnsi="Calibri"/>
                <w:sz w:val="20"/>
              </w:rPr>
              <w:t>0.0</w:t>
            </w:r>
          </w:p>
        </w:tc>
      </w:tr>
      <w:tr w:rsidR="00E63349" w14:paraId="330F353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C8DBB9" w14:textId="77777777" w:rsidR="00E63349" w:rsidRDefault="00000000">
            <w:pPr>
              <w:keepNext/>
              <w:spacing w:after="60"/>
            </w:pPr>
            <w:r>
              <w:rPr>
                <w:rFonts w:ascii="Calibri" w:hAnsi="Calibri"/>
                <w:sz w:val="20"/>
              </w:rPr>
              <w:t>Mongolia</w:t>
            </w:r>
          </w:p>
        </w:tc>
        <w:tc>
          <w:tcPr>
            <w:tcW w:w="0" w:type="auto"/>
            <w:tcBorders>
              <w:top w:val="single" w:sz="0" w:space="0" w:color="D3D3D3"/>
              <w:left w:val="single" w:sz="0" w:space="0" w:color="D3D3D3"/>
              <w:bottom w:val="single" w:sz="0" w:space="0" w:color="D3D3D3"/>
              <w:right w:val="single" w:sz="0" w:space="0" w:color="D3D3D3"/>
            </w:tcBorders>
          </w:tcPr>
          <w:p w14:paraId="7FA2250B" w14:textId="77777777" w:rsidR="00E63349" w:rsidRDefault="00000000">
            <w:pPr>
              <w:keepNext/>
              <w:spacing w:after="60"/>
              <w:jc w:val="center"/>
            </w:pPr>
            <w:r>
              <w:rPr>
                <w:rFonts w:ascii="Calibri" w:hAnsi="Calibri"/>
                <w:sz w:val="20"/>
              </w:rPr>
              <w:t>219,208</w:t>
            </w:r>
          </w:p>
        </w:tc>
        <w:tc>
          <w:tcPr>
            <w:tcW w:w="0" w:type="auto"/>
            <w:tcBorders>
              <w:top w:val="single" w:sz="0" w:space="0" w:color="D3D3D3"/>
              <w:left w:val="single" w:sz="0" w:space="0" w:color="D3D3D3"/>
              <w:bottom w:val="single" w:sz="0" w:space="0" w:color="D3D3D3"/>
              <w:right w:val="single" w:sz="0" w:space="0" w:color="D3D3D3"/>
            </w:tcBorders>
          </w:tcPr>
          <w:p w14:paraId="0A7409DD" w14:textId="77777777" w:rsidR="00E63349" w:rsidRDefault="00000000">
            <w:pPr>
              <w:keepNext/>
              <w:spacing w:after="60"/>
              <w:jc w:val="center"/>
            </w:pPr>
            <w:r>
              <w:rPr>
                <w:rFonts w:ascii="Calibri" w:hAnsi="Calibri"/>
                <w:sz w:val="20"/>
              </w:rPr>
              <w:t>286,375</w:t>
            </w:r>
          </w:p>
        </w:tc>
        <w:tc>
          <w:tcPr>
            <w:tcW w:w="0" w:type="auto"/>
            <w:tcBorders>
              <w:top w:val="single" w:sz="0" w:space="0" w:color="D3D3D3"/>
              <w:left w:val="single" w:sz="0" w:space="0" w:color="D3D3D3"/>
              <w:bottom w:val="single" w:sz="0" w:space="0" w:color="D3D3D3"/>
              <w:right w:val="single" w:sz="0" w:space="0" w:color="D3D3D3"/>
            </w:tcBorders>
          </w:tcPr>
          <w:p w14:paraId="20AB284C" w14:textId="77777777" w:rsidR="00E63349" w:rsidRDefault="00000000">
            <w:pPr>
              <w:keepNext/>
              <w:spacing w:after="60"/>
              <w:jc w:val="center"/>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135AA3F" w14:textId="77777777" w:rsidR="00E63349"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62D12D65" w14:textId="77777777" w:rsidR="00E63349" w:rsidRDefault="00000000">
            <w:pPr>
              <w:keepNext/>
              <w:spacing w:after="60"/>
              <w:jc w:val="center"/>
            </w:pPr>
            <w:r>
              <w:rPr>
                <w:rFonts w:ascii="Calibri" w:hAnsi="Calibri"/>
                <w:sz w:val="20"/>
              </w:rPr>
              <w:t>37.7</w:t>
            </w:r>
          </w:p>
        </w:tc>
        <w:tc>
          <w:tcPr>
            <w:tcW w:w="0" w:type="auto"/>
            <w:tcBorders>
              <w:top w:val="single" w:sz="0" w:space="0" w:color="D3D3D3"/>
              <w:left w:val="single" w:sz="0" w:space="0" w:color="D3D3D3"/>
              <w:bottom w:val="single" w:sz="0" w:space="0" w:color="D3D3D3"/>
              <w:right w:val="single" w:sz="0" w:space="0" w:color="D3D3D3"/>
            </w:tcBorders>
          </w:tcPr>
          <w:p w14:paraId="0DC754DC" w14:textId="77777777" w:rsidR="00E63349" w:rsidRDefault="00000000">
            <w:pPr>
              <w:keepNext/>
              <w:spacing w:after="60"/>
              <w:jc w:val="center"/>
            </w:pPr>
            <w:r>
              <w:rPr>
                <w:rFonts w:ascii="Calibri" w:hAnsi="Calibri"/>
                <w:sz w:val="20"/>
              </w:rPr>
              <w:t>56.8</w:t>
            </w:r>
          </w:p>
        </w:tc>
      </w:tr>
      <w:tr w:rsidR="00E63349" w14:paraId="1B5C87A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7A63A3" w14:textId="77777777" w:rsidR="00E63349" w:rsidRDefault="00000000">
            <w:pPr>
              <w:keepNext/>
              <w:spacing w:after="60"/>
            </w:pPr>
            <w:r>
              <w:rPr>
                <w:rFonts w:ascii="Calibri" w:hAnsi="Calibri"/>
                <w:sz w:val="20"/>
              </w:rPr>
              <w:t>Morocco</w:t>
            </w:r>
          </w:p>
        </w:tc>
        <w:tc>
          <w:tcPr>
            <w:tcW w:w="0" w:type="auto"/>
            <w:tcBorders>
              <w:top w:val="single" w:sz="0" w:space="0" w:color="D3D3D3"/>
              <w:left w:val="single" w:sz="0" w:space="0" w:color="D3D3D3"/>
              <w:bottom w:val="single" w:sz="0" w:space="0" w:color="D3D3D3"/>
              <w:right w:val="single" w:sz="0" w:space="0" w:color="D3D3D3"/>
            </w:tcBorders>
          </w:tcPr>
          <w:p w14:paraId="174D556F" w14:textId="77777777" w:rsidR="00E63349" w:rsidRDefault="00000000">
            <w:pPr>
              <w:keepNext/>
              <w:spacing w:after="60"/>
              <w:jc w:val="center"/>
            </w:pPr>
            <w:r>
              <w:rPr>
                <w:rFonts w:ascii="Calibri" w:hAnsi="Calibri"/>
                <w:sz w:val="20"/>
              </w:rPr>
              <w:t>11,474</w:t>
            </w:r>
          </w:p>
        </w:tc>
        <w:tc>
          <w:tcPr>
            <w:tcW w:w="0" w:type="auto"/>
            <w:tcBorders>
              <w:top w:val="single" w:sz="0" w:space="0" w:color="D3D3D3"/>
              <w:left w:val="single" w:sz="0" w:space="0" w:color="D3D3D3"/>
              <w:bottom w:val="single" w:sz="0" w:space="0" w:color="D3D3D3"/>
              <w:right w:val="single" w:sz="0" w:space="0" w:color="D3D3D3"/>
            </w:tcBorders>
          </w:tcPr>
          <w:p w14:paraId="0CD34869" w14:textId="77777777" w:rsidR="00E63349" w:rsidRDefault="00000000">
            <w:pPr>
              <w:keepNext/>
              <w:spacing w:after="60"/>
              <w:jc w:val="center"/>
            </w:pPr>
            <w:r>
              <w:rPr>
                <w:rFonts w:ascii="Calibri" w:hAnsi="Calibri"/>
                <w:sz w:val="20"/>
              </w:rPr>
              <w:t>17,548</w:t>
            </w:r>
          </w:p>
        </w:tc>
        <w:tc>
          <w:tcPr>
            <w:tcW w:w="0" w:type="auto"/>
            <w:tcBorders>
              <w:top w:val="single" w:sz="0" w:space="0" w:color="D3D3D3"/>
              <w:left w:val="single" w:sz="0" w:space="0" w:color="D3D3D3"/>
              <w:bottom w:val="single" w:sz="0" w:space="0" w:color="D3D3D3"/>
              <w:right w:val="single" w:sz="0" w:space="0" w:color="D3D3D3"/>
            </w:tcBorders>
          </w:tcPr>
          <w:p w14:paraId="208DA9C1"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5B62122" w14:textId="77777777" w:rsidR="00E63349"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67221541" w14:textId="77777777" w:rsidR="00E63349" w:rsidRDefault="00000000">
            <w:pPr>
              <w:keepNext/>
              <w:spacing w:after="60"/>
              <w:jc w:val="center"/>
            </w:pPr>
            <w:r>
              <w:rPr>
                <w:rFonts w:ascii="Calibri" w:hAnsi="Calibri"/>
                <w:sz w:val="20"/>
              </w:rPr>
              <w:t>30.4</w:t>
            </w:r>
          </w:p>
        </w:tc>
        <w:tc>
          <w:tcPr>
            <w:tcW w:w="0" w:type="auto"/>
            <w:tcBorders>
              <w:top w:val="single" w:sz="0" w:space="0" w:color="D3D3D3"/>
              <w:left w:val="single" w:sz="0" w:space="0" w:color="D3D3D3"/>
              <w:bottom w:val="single" w:sz="0" w:space="0" w:color="D3D3D3"/>
              <w:right w:val="single" w:sz="0" w:space="0" w:color="D3D3D3"/>
            </w:tcBorders>
          </w:tcPr>
          <w:p w14:paraId="21963ADA" w14:textId="77777777" w:rsidR="00E63349" w:rsidRDefault="00000000">
            <w:pPr>
              <w:keepNext/>
              <w:spacing w:after="60"/>
              <w:jc w:val="center"/>
            </w:pPr>
            <w:r>
              <w:rPr>
                <w:rFonts w:ascii="Calibri" w:hAnsi="Calibri"/>
                <w:sz w:val="20"/>
              </w:rPr>
              <w:t>38.4</w:t>
            </w:r>
          </w:p>
        </w:tc>
      </w:tr>
      <w:tr w:rsidR="00E63349" w14:paraId="600AF4E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CDC074" w14:textId="77777777" w:rsidR="00E63349" w:rsidRDefault="00000000">
            <w:pPr>
              <w:keepNext/>
              <w:spacing w:after="60"/>
            </w:pPr>
            <w:r>
              <w:rPr>
                <w:rFonts w:ascii="Calibri" w:hAnsi="Calibri"/>
                <w:sz w:val="20"/>
              </w:rPr>
              <w:t>Mozambique</w:t>
            </w:r>
          </w:p>
        </w:tc>
        <w:tc>
          <w:tcPr>
            <w:tcW w:w="0" w:type="auto"/>
            <w:tcBorders>
              <w:top w:val="single" w:sz="0" w:space="0" w:color="D3D3D3"/>
              <w:left w:val="single" w:sz="0" w:space="0" w:color="D3D3D3"/>
              <w:bottom w:val="single" w:sz="0" w:space="0" w:color="D3D3D3"/>
              <w:right w:val="single" w:sz="0" w:space="0" w:color="D3D3D3"/>
            </w:tcBorders>
          </w:tcPr>
          <w:p w14:paraId="3B5CFC5B" w14:textId="77777777" w:rsidR="00E63349" w:rsidRDefault="00000000">
            <w:pPr>
              <w:keepNext/>
              <w:spacing w:after="60"/>
              <w:jc w:val="center"/>
            </w:pPr>
            <w:r>
              <w:rPr>
                <w:rFonts w:ascii="Calibri" w:hAnsi="Calibri"/>
                <w:sz w:val="20"/>
              </w:rPr>
              <w:t>74,133</w:t>
            </w:r>
          </w:p>
        </w:tc>
        <w:tc>
          <w:tcPr>
            <w:tcW w:w="0" w:type="auto"/>
            <w:tcBorders>
              <w:top w:val="single" w:sz="0" w:space="0" w:color="D3D3D3"/>
              <w:left w:val="single" w:sz="0" w:space="0" w:color="D3D3D3"/>
              <w:bottom w:val="single" w:sz="0" w:space="0" w:color="D3D3D3"/>
              <w:right w:val="single" w:sz="0" w:space="0" w:color="D3D3D3"/>
            </w:tcBorders>
          </w:tcPr>
          <w:p w14:paraId="7949FD35" w14:textId="77777777" w:rsidR="00E63349" w:rsidRDefault="00000000">
            <w:pPr>
              <w:keepNext/>
              <w:spacing w:after="60"/>
              <w:jc w:val="center"/>
            </w:pPr>
            <w:r>
              <w:rPr>
                <w:rFonts w:ascii="Calibri" w:hAnsi="Calibri"/>
                <w:sz w:val="20"/>
              </w:rPr>
              <w:t>137,400</w:t>
            </w:r>
          </w:p>
        </w:tc>
        <w:tc>
          <w:tcPr>
            <w:tcW w:w="0" w:type="auto"/>
            <w:tcBorders>
              <w:top w:val="single" w:sz="0" w:space="0" w:color="D3D3D3"/>
              <w:left w:val="single" w:sz="0" w:space="0" w:color="D3D3D3"/>
              <w:bottom w:val="single" w:sz="0" w:space="0" w:color="D3D3D3"/>
              <w:right w:val="single" w:sz="0" w:space="0" w:color="D3D3D3"/>
            </w:tcBorders>
          </w:tcPr>
          <w:p w14:paraId="2683C567" w14:textId="77777777" w:rsidR="00E63349" w:rsidRDefault="00000000">
            <w:pPr>
              <w:keepNext/>
              <w:spacing w:after="60"/>
              <w:jc w:val="center"/>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838D0AB" w14:textId="77777777" w:rsidR="00E63349" w:rsidRDefault="00000000">
            <w:pPr>
              <w:keepNext/>
              <w:spacing w:after="60"/>
              <w:jc w:val="center"/>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26A9F834" w14:textId="77777777" w:rsidR="00E63349"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61A3B2B0" w14:textId="77777777" w:rsidR="00E63349" w:rsidRDefault="00000000">
            <w:pPr>
              <w:keepNext/>
              <w:spacing w:after="60"/>
              <w:jc w:val="center"/>
            </w:pPr>
            <w:r>
              <w:rPr>
                <w:rFonts w:ascii="Calibri" w:hAnsi="Calibri"/>
                <w:sz w:val="20"/>
              </w:rPr>
              <w:t>20.4</w:t>
            </w:r>
          </w:p>
        </w:tc>
      </w:tr>
      <w:tr w:rsidR="00E63349" w14:paraId="195C7C4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635D5A" w14:textId="77777777" w:rsidR="00E63349" w:rsidRDefault="00000000">
            <w:pPr>
              <w:keepNext/>
              <w:spacing w:after="60"/>
            </w:pPr>
            <w:r>
              <w:rPr>
                <w:rFonts w:ascii="Calibri" w:hAnsi="Calibri"/>
                <w:sz w:val="20"/>
              </w:rPr>
              <w:t>Myanmar</w:t>
            </w:r>
          </w:p>
        </w:tc>
        <w:tc>
          <w:tcPr>
            <w:tcW w:w="0" w:type="auto"/>
            <w:tcBorders>
              <w:top w:val="single" w:sz="0" w:space="0" w:color="D3D3D3"/>
              <w:left w:val="single" w:sz="0" w:space="0" w:color="D3D3D3"/>
              <w:bottom w:val="single" w:sz="0" w:space="0" w:color="D3D3D3"/>
              <w:right w:val="single" w:sz="0" w:space="0" w:color="D3D3D3"/>
            </w:tcBorders>
          </w:tcPr>
          <w:p w14:paraId="42010815" w14:textId="77777777" w:rsidR="00E63349" w:rsidRDefault="00000000">
            <w:pPr>
              <w:keepNext/>
              <w:spacing w:after="60"/>
              <w:jc w:val="center"/>
            </w:pPr>
            <w:r>
              <w:rPr>
                <w:rFonts w:ascii="Calibri" w:hAnsi="Calibri"/>
                <w:sz w:val="20"/>
              </w:rPr>
              <w:t>10,544</w:t>
            </w:r>
          </w:p>
        </w:tc>
        <w:tc>
          <w:tcPr>
            <w:tcW w:w="0" w:type="auto"/>
            <w:tcBorders>
              <w:top w:val="single" w:sz="0" w:space="0" w:color="D3D3D3"/>
              <w:left w:val="single" w:sz="0" w:space="0" w:color="D3D3D3"/>
              <w:bottom w:val="single" w:sz="0" w:space="0" w:color="D3D3D3"/>
              <w:right w:val="single" w:sz="0" w:space="0" w:color="D3D3D3"/>
            </w:tcBorders>
          </w:tcPr>
          <w:p w14:paraId="3C9FE4EC" w14:textId="77777777" w:rsidR="00E63349" w:rsidRDefault="00000000">
            <w:pPr>
              <w:keepNext/>
              <w:spacing w:after="60"/>
              <w:jc w:val="center"/>
            </w:pPr>
            <w:r>
              <w:rPr>
                <w:rFonts w:ascii="Calibri" w:hAnsi="Calibri"/>
                <w:sz w:val="20"/>
              </w:rPr>
              <w:t>42,542</w:t>
            </w:r>
          </w:p>
        </w:tc>
        <w:tc>
          <w:tcPr>
            <w:tcW w:w="0" w:type="auto"/>
            <w:tcBorders>
              <w:top w:val="single" w:sz="0" w:space="0" w:color="D3D3D3"/>
              <w:left w:val="single" w:sz="0" w:space="0" w:color="D3D3D3"/>
              <w:bottom w:val="single" w:sz="0" w:space="0" w:color="D3D3D3"/>
              <w:right w:val="single" w:sz="0" w:space="0" w:color="D3D3D3"/>
            </w:tcBorders>
          </w:tcPr>
          <w:p w14:paraId="5D1DFCA9"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272D1CF" w14:textId="77777777" w:rsidR="00E63349" w:rsidRDefault="00000000">
            <w:pPr>
              <w:keepNext/>
              <w:spacing w:after="60"/>
              <w:jc w:val="center"/>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9E7DA0C" w14:textId="77777777" w:rsidR="00E63349" w:rsidRDefault="00000000">
            <w:pPr>
              <w:keepNext/>
              <w:spacing w:after="60"/>
              <w:jc w:val="center"/>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7EA4F51E" w14:textId="77777777" w:rsidR="00E63349" w:rsidRDefault="00000000">
            <w:pPr>
              <w:keepNext/>
              <w:spacing w:after="60"/>
              <w:jc w:val="center"/>
            </w:pPr>
            <w:r>
              <w:rPr>
                <w:rFonts w:ascii="Calibri" w:hAnsi="Calibri"/>
                <w:sz w:val="20"/>
              </w:rPr>
              <w:t>10.9</w:t>
            </w:r>
          </w:p>
        </w:tc>
      </w:tr>
      <w:tr w:rsidR="00E63349" w14:paraId="41D57D1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189DB7" w14:textId="77777777" w:rsidR="00E63349" w:rsidRDefault="00000000">
            <w:pPr>
              <w:keepNext/>
              <w:spacing w:after="60"/>
            </w:pPr>
            <w:r>
              <w:rPr>
                <w:rFonts w:ascii="Calibri" w:hAnsi="Calibri"/>
                <w:sz w:val="20"/>
              </w:rPr>
              <w:t>Nepal</w:t>
            </w:r>
          </w:p>
        </w:tc>
        <w:tc>
          <w:tcPr>
            <w:tcW w:w="0" w:type="auto"/>
            <w:tcBorders>
              <w:top w:val="single" w:sz="0" w:space="0" w:color="D3D3D3"/>
              <w:left w:val="single" w:sz="0" w:space="0" w:color="D3D3D3"/>
              <w:bottom w:val="single" w:sz="0" w:space="0" w:color="D3D3D3"/>
              <w:right w:val="single" w:sz="0" w:space="0" w:color="D3D3D3"/>
            </w:tcBorders>
          </w:tcPr>
          <w:p w14:paraId="27673ADE" w14:textId="77777777" w:rsidR="00E63349" w:rsidRDefault="00000000">
            <w:pPr>
              <w:keepNext/>
              <w:spacing w:after="60"/>
              <w:jc w:val="center"/>
            </w:pPr>
            <w:r>
              <w:rPr>
                <w:rFonts w:ascii="Calibri" w:hAnsi="Calibri"/>
                <w:sz w:val="20"/>
              </w:rPr>
              <w:t>23,738</w:t>
            </w:r>
          </w:p>
        </w:tc>
        <w:tc>
          <w:tcPr>
            <w:tcW w:w="0" w:type="auto"/>
            <w:tcBorders>
              <w:top w:val="single" w:sz="0" w:space="0" w:color="D3D3D3"/>
              <w:left w:val="single" w:sz="0" w:space="0" w:color="D3D3D3"/>
              <w:bottom w:val="single" w:sz="0" w:space="0" w:color="D3D3D3"/>
              <w:right w:val="single" w:sz="0" w:space="0" w:color="D3D3D3"/>
            </w:tcBorders>
          </w:tcPr>
          <w:p w14:paraId="3E4A11C4" w14:textId="77777777" w:rsidR="00E63349" w:rsidRDefault="00000000">
            <w:pPr>
              <w:keepNext/>
              <w:spacing w:after="60"/>
              <w:jc w:val="center"/>
            </w:pPr>
            <w:r>
              <w:rPr>
                <w:rFonts w:ascii="Calibri" w:hAnsi="Calibri"/>
                <w:sz w:val="20"/>
              </w:rPr>
              <w:t>28,745</w:t>
            </w:r>
          </w:p>
        </w:tc>
        <w:tc>
          <w:tcPr>
            <w:tcW w:w="0" w:type="auto"/>
            <w:tcBorders>
              <w:top w:val="single" w:sz="0" w:space="0" w:color="D3D3D3"/>
              <w:left w:val="single" w:sz="0" w:space="0" w:color="D3D3D3"/>
              <w:bottom w:val="single" w:sz="0" w:space="0" w:color="D3D3D3"/>
              <w:right w:val="single" w:sz="0" w:space="0" w:color="D3D3D3"/>
            </w:tcBorders>
          </w:tcPr>
          <w:p w14:paraId="3A98721B" w14:textId="77777777" w:rsidR="00E63349" w:rsidRDefault="00000000">
            <w:pPr>
              <w:keepNext/>
              <w:spacing w:after="60"/>
              <w:jc w:val="center"/>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055E50DA"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E5062E9" w14:textId="77777777" w:rsidR="00E63349" w:rsidRDefault="00000000">
            <w:pPr>
              <w:keepNext/>
              <w:spacing w:after="60"/>
              <w:jc w:val="center"/>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3CEF4276" w14:textId="77777777" w:rsidR="00E63349" w:rsidRDefault="00000000">
            <w:pPr>
              <w:keepNext/>
              <w:spacing w:after="60"/>
              <w:jc w:val="center"/>
            </w:pPr>
            <w:r>
              <w:rPr>
                <w:rFonts w:ascii="Calibri" w:hAnsi="Calibri"/>
                <w:sz w:val="20"/>
              </w:rPr>
              <w:t>32.9</w:t>
            </w:r>
          </w:p>
        </w:tc>
      </w:tr>
      <w:tr w:rsidR="00E63349" w14:paraId="2296C75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2C9520" w14:textId="77777777" w:rsidR="00E63349" w:rsidRDefault="00000000">
            <w:pPr>
              <w:keepNext/>
              <w:spacing w:after="60"/>
            </w:pPr>
            <w:r>
              <w:rPr>
                <w:rFonts w:ascii="Calibri" w:hAnsi="Calibri"/>
                <w:sz w:val="20"/>
              </w:rPr>
              <w:t>Nicaragua</w:t>
            </w:r>
          </w:p>
        </w:tc>
        <w:tc>
          <w:tcPr>
            <w:tcW w:w="0" w:type="auto"/>
            <w:tcBorders>
              <w:top w:val="single" w:sz="0" w:space="0" w:color="D3D3D3"/>
              <w:left w:val="single" w:sz="0" w:space="0" w:color="D3D3D3"/>
              <w:bottom w:val="single" w:sz="0" w:space="0" w:color="D3D3D3"/>
              <w:right w:val="single" w:sz="0" w:space="0" w:color="D3D3D3"/>
            </w:tcBorders>
          </w:tcPr>
          <w:p w14:paraId="6761C82F" w14:textId="77777777" w:rsidR="00E63349" w:rsidRDefault="00000000">
            <w:pPr>
              <w:keepNext/>
              <w:spacing w:after="60"/>
              <w:jc w:val="center"/>
            </w:pPr>
            <w:r>
              <w:rPr>
                <w:rFonts w:ascii="Calibri" w:hAnsi="Calibri"/>
                <w:sz w:val="20"/>
              </w:rPr>
              <w:t>15,659</w:t>
            </w:r>
          </w:p>
        </w:tc>
        <w:tc>
          <w:tcPr>
            <w:tcW w:w="0" w:type="auto"/>
            <w:tcBorders>
              <w:top w:val="single" w:sz="0" w:space="0" w:color="D3D3D3"/>
              <w:left w:val="single" w:sz="0" w:space="0" w:color="D3D3D3"/>
              <w:bottom w:val="single" w:sz="0" w:space="0" w:color="D3D3D3"/>
              <w:right w:val="single" w:sz="0" w:space="0" w:color="D3D3D3"/>
            </w:tcBorders>
          </w:tcPr>
          <w:p w14:paraId="2D49B1EE" w14:textId="77777777" w:rsidR="00E63349" w:rsidRDefault="00000000">
            <w:pPr>
              <w:keepNext/>
              <w:spacing w:after="60"/>
              <w:jc w:val="center"/>
            </w:pPr>
            <w:r>
              <w:rPr>
                <w:rFonts w:ascii="Calibri" w:hAnsi="Calibri"/>
                <w:sz w:val="20"/>
              </w:rPr>
              <w:t>23,454</w:t>
            </w:r>
          </w:p>
        </w:tc>
        <w:tc>
          <w:tcPr>
            <w:tcW w:w="0" w:type="auto"/>
            <w:tcBorders>
              <w:top w:val="single" w:sz="0" w:space="0" w:color="D3D3D3"/>
              <w:left w:val="single" w:sz="0" w:space="0" w:color="D3D3D3"/>
              <w:bottom w:val="single" w:sz="0" w:space="0" w:color="D3D3D3"/>
              <w:right w:val="single" w:sz="0" w:space="0" w:color="D3D3D3"/>
            </w:tcBorders>
          </w:tcPr>
          <w:p w14:paraId="7F3BBECA" w14:textId="77777777" w:rsidR="00E63349" w:rsidRDefault="00000000">
            <w:pPr>
              <w:keepNext/>
              <w:spacing w:after="60"/>
              <w:jc w:val="center"/>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32134897" w14:textId="77777777" w:rsidR="00E63349" w:rsidRDefault="00000000">
            <w:pPr>
              <w:keepNext/>
              <w:spacing w:after="60"/>
              <w:jc w:val="center"/>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28D4906A" w14:textId="77777777" w:rsidR="00E63349" w:rsidRDefault="00000000">
            <w:pPr>
              <w:keepNext/>
              <w:spacing w:after="60"/>
              <w:jc w:val="center"/>
            </w:pPr>
            <w:r>
              <w:rPr>
                <w:rFonts w:ascii="Calibri" w:hAnsi="Calibri"/>
                <w:sz w:val="20"/>
              </w:rPr>
              <w:t>62.1</w:t>
            </w:r>
          </w:p>
        </w:tc>
        <w:tc>
          <w:tcPr>
            <w:tcW w:w="0" w:type="auto"/>
            <w:tcBorders>
              <w:top w:val="single" w:sz="0" w:space="0" w:color="D3D3D3"/>
              <w:left w:val="single" w:sz="0" w:space="0" w:color="D3D3D3"/>
              <w:bottom w:val="single" w:sz="0" w:space="0" w:color="D3D3D3"/>
              <w:right w:val="single" w:sz="0" w:space="0" w:color="D3D3D3"/>
            </w:tcBorders>
          </w:tcPr>
          <w:p w14:paraId="7DB4F7E3" w14:textId="77777777" w:rsidR="00E63349" w:rsidRDefault="00000000">
            <w:pPr>
              <w:keepNext/>
              <w:spacing w:after="60"/>
              <w:jc w:val="center"/>
            </w:pPr>
            <w:r>
              <w:rPr>
                <w:rFonts w:ascii="Calibri" w:hAnsi="Calibri"/>
                <w:sz w:val="20"/>
              </w:rPr>
              <w:t>67.4</w:t>
            </w:r>
          </w:p>
        </w:tc>
      </w:tr>
      <w:tr w:rsidR="00E63349" w14:paraId="265E3D2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6907AE" w14:textId="77777777" w:rsidR="00E63349" w:rsidRDefault="00000000">
            <w:pPr>
              <w:keepNext/>
              <w:spacing w:after="60"/>
            </w:pPr>
            <w:r>
              <w:rPr>
                <w:rFonts w:ascii="Calibri" w:hAnsi="Calibri"/>
                <w:sz w:val="20"/>
              </w:rPr>
              <w:t>Niger</w:t>
            </w:r>
          </w:p>
        </w:tc>
        <w:tc>
          <w:tcPr>
            <w:tcW w:w="0" w:type="auto"/>
            <w:tcBorders>
              <w:top w:val="single" w:sz="0" w:space="0" w:color="D3D3D3"/>
              <w:left w:val="single" w:sz="0" w:space="0" w:color="D3D3D3"/>
              <w:bottom w:val="single" w:sz="0" w:space="0" w:color="D3D3D3"/>
              <w:right w:val="single" w:sz="0" w:space="0" w:color="D3D3D3"/>
            </w:tcBorders>
          </w:tcPr>
          <w:p w14:paraId="115859DB" w14:textId="77777777" w:rsidR="00E63349" w:rsidRDefault="00000000">
            <w:pPr>
              <w:keepNext/>
              <w:spacing w:after="60"/>
              <w:jc w:val="center"/>
            </w:pPr>
            <w:r>
              <w:rPr>
                <w:rFonts w:ascii="Calibri" w:hAnsi="Calibri"/>
                <w:sz w:val="20"/>
              </w:rPr>
              <w:t>80,125</w:t>
            </w:r>
          </w:p>
        </w:tc>
        <w:tc>
          <w:tcPr>
            <w:tcW w:w="0" w:type="auto"/>
            <w:tcBorders>
              <w:top w:val="single" w:sz="0" w:space="0" w:color="D3D3D3"/>
              <w:left w:val="single" w:sz="0" w:space="0" w:color="D3D3D3"/>
              <w:bottom w:val="single" w:sz="0" w:space="0" w:color="D3D3D3"/>
              <w:right w:val="single" w:sz="0" w:space="0" w:color="D3D3D3"/>
            </w:tcBorders>
          </w:tcPr>
          <w:p w14:paraId="057BF084" w14:textId="77777777" w:rsidR="00E63349" w:rsidRDefault="00000000">
            <w:pPr>
              <w:keepNext/>
              <w:spacing w:after="60"/>
              <w:jc w:val="center"/>
            </w:pPr>
            <w:r>
              <w:rPr>
                <w:rFonts w:ascii="Calibri" w:hAnsi="Calibri"/>
                <w:sz w:val="20"/>
              </w:rPr>
              <w:t>192,502</w:t>
            </w:r>
          </w:p>
        </w:tc>
        <w:tc>
          <w:tcPr>
            <w:tcW w:w="0" w:type="auto"/>
            <w:tcBorders>
              <w:top w:val="single" w:sz="0" w:space="0" w:color="D3D3D3"/>
              <w:left w:val="single" w:sz="0" w:space="0" w:color="D3D3D3"/>
              <w:bottom w:val="single" w:sz="0" w:space="0" w:color="D3D3D3"/>
              <w:right w:val="single" w:sz="0" w:space="0" w:color="D3D3D3"/>
            </w:tcBorders>
          </w:tcPr>
          <w:p w14:paraId="7EC6B624" w14:textId="77777777" w:rsidR="00E63349"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28467A24" w14:textId="77777777" w:rsidR="00E63349" w:rsidRDefault="00000000">
            <w:pPr>
              <w:keepNext/>
              <w:spacing w:after="60"/>
              <w:jc w:val="center"/>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32C882AF"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514A319D" w14:textId="77777777" w:rsidR="00E63349" w:rsidRDefault="00000000">
            <w:pPr>
              <w:keepNext/>
              <w:spacing w:after="60"/>
              <w:jc w:val="center"/>
            </w:pPr>
            <w:r>
              <w:rPr>
                <w:rFonts w:ascii="Calibri" w:hAnsi="Calibri"/>
                <w:sz w:val="20"/>
              </w:rPr>
              <w:t>8.2</w:t>
            </w:r>
          </w:p>
        </w:tc>
      </w:tr>
      <w:tr w:rsidR="00E63349" w14:paraId="02E1BD0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5D21AB" w14:textId="77777777" w:rsidR="00E63349" w:rsidRDefault="00000000">
            <w:pPr>
              <w:keepNext/>
              <w:spacing w:after="60"/>
            </w:pPr>
            <w:r>
              <w:rPr>
                <w:rFonts w:ascii="Calibri" w:hAnsi="Calibri"/>
                <w:sz w:val="20"/>
              </w:rPr>
              <w:t>Nigeria</w:t>
            </w:r>
          </w:p>
        </w:tc>
        <w:tc>
          <w:tcPr>
            <w:tcW w:w="0" w:type="auto"/>
            <w:tcBorders>
              <w:top w:val="single" w:sz="0" w:space="0" w:color="D3D3D3"/>
              <w:left w:val="single" w:sz="0" w:space="0" w:color="D3D3D3"/>
              <w:bottom w:val="single" w:sz="0" w:space="0" w:color="D3D3D3"/>
              <w:right w:val="single" w:sz="0" w:space="0" w:color="D3D3D3"/>
            </w:tcBorders>
          </w:tcPr>
          <w:p w14:paraId="77E15371" w14:textId="77777777" w:rsidR="00E63349" w:rsidRDefault="00000000">
            <w:pPr>
              <w:keepNext/>
              <w:spacing w:after="60"/>
              <w:jc w:val="center"/>
            </w:pPr>
            <w:r>
              <w:rPr>
                <w:rFonts w:ascii="Calibri" w:hAnsi="Calibri"/>
                <w:sz w:val="20"/>
              </w:rPr>
              <w:t>32,942</w:t>
            </w:r>
          </w:p>
        </w:tc>
        <w:tc>
          <w:tcPr>
            <w:tcW w:w="0" w:type="auto"/>
            <w:tcBorders>
              <w:top w:val="single" w:sz="0" w:space="0" w:color="D3D3D3"/>
              <w:left w:val="single" w:sz="0" w:space="0" w:color="D3D3D3"/>
              <w:bottom w:val="single" w:sz="0" w:space="0" w:color="D3D3D3"/>
              <w:right w:val="single" w:sz="0" w:space="0" w:color="D3D3D3"/>
            </w:tcBorders>
          </w:tcPr>
          <w:p w14:paraId="1A4B0A58" w14:textId="77777777" w:rsidR="00E63349" w:rsidRDefault="00000000">
            <w:pPr>
              <w:keepNext/>
              <w:spacing w:after="60"/>
              <w:jc w:val="center"/>
            </w:pPr>
            <w:r>
              <w:rPr>
                <w:rFonts w:ascii="Calibri" w:hAnsi="Calibri"/>
                <w:sz w:val="20"/>
              </w:rPr>
              <w:t>41,860</w:t>
            </w:r>
          </w:p>
        </w:tc>
        <w:tc>
          <w:tcPr>
            <w:tcW w:w="0" w:type="auto"/>
            <w:tcBorders>
              <w:top w:val="single" w:sz="0" w:space="0" w:color="D3D3D3"/>
              <w:left w:val="single" w:sz="0" w:space="0" w:color="D3D3D3"/>
              <w:bottom w:val="single" w:sz="0" w:space="0" w:color="D3D3D3"/>
              <w:right w:val="single" w:sz="0" w:space="0" w:color="D3D3D3"/>
            </w:tcBorders>
          </w:tcPr>
          <w:p w14:paraId="4BD881D9"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BFA3E4B"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A34A2A1" w14:textId="77777777" w:rsidR="00E63349" w:rsidRDefault="00000000">
            <w:pPr>
              <w:keepNext/>
              <w:spacing w:after="60"/>
              <w:jc w:val="center"/>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304FDD18" w14:textId="77777777" w:rsidR="00E63349" w:rsidRDefault="00000000">
            <w:pPr>
              <w:keepNext/>
              <w:spacing w:after="60"/>
              <w:jc w:val="center"/>
            </w:pPr>
            <w:r>
              <w:rPr>
                <w:rFonts w:ascii="Calibri" w:hAnsi="Calibri"/>
                <w:sz w:val="20"/>
              </w:rPr>
              <w:t>3.7</w:t>
            </w:r>
          </w:p>
        </w:tc>
      </w:tr>
      <w:tr w:rsidR="00E63349" w14:paraId="6226DB5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1EAC09" w14:textId="77777777" w:rsidR="00E63349" w:rsidRDefault="00000000">
            <w:pPr>
              <w:keepNext/>
              <w:spacing w:after="60"/>
            </w:pPr>
            <w:r>
              <w:rPr>
                <w:rFonts w:ascii="Calibri" w:hAnsi="Calibri"/>
                <w:sz w:val="20"/>
              </w:rPr>
              <w:t>Pakistan</w:t>
            </w:r>
          </w:p>
        </w:tc>
        <w:tc>
          <w:tcPr>
            <w:tcW w:w="0" w:type="auto"/>
            <w:tcBorders>
              <w:top w:val="single" w:sz="0" w:space="0" w:color="D3D3D3"/>
              <w:left w:val="single" w:sz="0" w:space="0" w:color="D3D3D3"/>
              <w:bottom w:val="single" w:sz="0" w:space="0" w:color="D3D3D3"/>
              <w:right w:val="single" w:sz="0" w:space="0" w:color="D3D3D3"/>
            </w:tcBorders>
          </w:tcPr>
          <w:p w14:paraId="18BAA8F8" w14:textId="77777777" w:rsidR="00E63349" w:rsidRDefault="00000000">
            <w:pPr>
              <w:keepNext/>
              <w:spacing w:after="60"/>
              <w:jc w:val="center"/>
            </w:pPr>
            <w:r>
              <w:rPr>
                <w:rFonts w:ascii="Calibri" w:hAnsi="Calibri"/>
                <w:sz w:val="20"/>
              </w:rPr>
              <w:t>80,228</w:t>
            </w:r>
          </w:p>
        </w:tc>
        <w:tc>
          <w:tcPr>
            <w:tcW w:w="0" w:type="auto"/>
            <w:tcBorders>
              <w:top w:val="single" w:sz="0" w:space="0" w:color="D3D3D3"/>
              <w:left w:val="single" w:sz="0" w:space="0" w:color="D3D3D3"/>
              <w:bottom w:val="single" w:sz="0" w:space="0" w:color="D3D3D3"/>
              <w:right w:val="single" w:sz="0" w:space="0" w:color="D3D3D3"/>
            </w:tcBorders>
          </w:tcPr>
          <w:p w14:paraId="4BF0F873" w14:textId="77777777" w:rsidR="00E63349" w:rsidRDefault="00000000">
            <w:pPr>
              <w:keepNext/>
              <w:spacing w:after="60"/>
              <w:jc w:val="center"/>
            </w:pPr>
            <w:r>
              <w:rPr>
                <w:rFonts w:ascii="Calibri" w:hAnsi="Calibri"/>
                <w:sz w:val="20"/>
              </w:rPr>
              <w:t>80,228</w:t>
            </w:r>
          </w:p>
        </w:tc>
        <w:tc>
          <w:tcPr>
            <w:tcW w:w="0" w:type="auto"/>
            <w:tcBorders>
              <w:top w:val="single" w:sz="0" w:space="0" w:color="D3D3D3"/>
              <w:left w:val="single" w:sz="0" w:space="0" w:color="D3D3D3"/>
              <w:bottom w:val="single" w:sz="0" w:space="0" w:color="D3D3D3"/>
              <w:right w:val="single" w:sz="0" w:space="0" w:color="D3D3D3"/>
            </w:tcBorders>
          </w:tcPr>
          <w:p w14:paraId="7678431E" w14:textId="77777777" w:rsidR="00E63349"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7EB3D2F3" w14:textId="77777777" w:rsidR="00E63349"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53B0BA9F" w14:textId="77777777" w:rsidR="00E63349" w:rsidRDefault="00000000">
            <w:pPr>
              <w:keepNext/>
              <w:spacing w:after="60"/>
              <w:jc w:val="center"/>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14:paraId="3DF459D3" w14:textId="77777777" w:rsidR="00E63349" w:rsidRDefault="00000000">
            <w:pPr>
              <w:keepNext/>
              <w:spacing w:after="60"/>
              <w:jc w:val="center"/>
            </w:pPr>
            <w:r>
              <w:rPr>
                <w:rFonts w:ascii="Calibri" w:hAnsi="Calibri"/>
                <w:sz w:val="20"/>
              </w:rPr>
              <w:t>19.2</w:t>
            </w:r>
          </w:p>
        </w:tc>
      </w:tr>
      <w:tr w:rsidR="00E63349" w14:paraId="33C4614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B9F486" w14:textId="77777777" w:rsidR="00E63349" w:rsidRDefault="00000000">
            <w:pPr>
              <w:keepNext/>
              <w:spacing w:after="60"/>
            </w:pPr>
            <w:r>
              <w:rPr>
                <w:rFonts w:ascii="Calibri" w:hAnsi="Calibri"/>
                <w:sz w:val="20"/>
              </w:rPr>
              <w:t>Palestine (West Bank and Gaza)</w:t>
            </w:r>
          </w:p>
        </w:tc>
        <w:tc>
          <w:tcPr>
            <w:tcW w:w="0" w:type="auto"/>
            <w:tcBorders>
              <w:top w:val="single" w:sz="0" w:space="0" w:color="D3D3D3"/>
              <w:left w:val="single" w:sz="0" w:space="0" w:color="D3D3D3"/>
              <w:bottom w:val="single" w:sz="0" w:space="0" w:color="D3D3D3"/>
              <w:right w:val="single" w:sz="0" w:space="0" w:color="D3D3D3"/>
            </w:tcBorders>
          </w:tcPr>
          <w:p w14:paraId="03E67095"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3A79A493"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7AB67D4"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5BB1458"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508561F"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BDCE185" w14:textId="77777777" w:rsidR="00E63349" w:rsidRDefault="00000000">
            <w:pPr>
              <w:keepNext/>
              <w:spacing w:after="60"/>
              <w:jc w:val="center"/>
            </w:pPr>
            <w:r>
              <w:rPr>
                <w:rFonts w:ascii="Calibri" w:hAnsi="Calibri"/>
                <w:sz w:val="20"/>
              </w:rPr>
              <w:t>0.0</w:t>
            </w:r>
          </w:p>
        </w:tc>
      </w:tr>
      <w:tr w:rsidR="00E63349" w14:paraId="5A12496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D43F27" w14:textId="77777777" w:rsidR="00E63349" w:rsidRDefault="00000000">
            <w:pPr>
              <w:keepNext/>
              <w:spacing w:after="60"/>
            </w:pPr>
            <w:r>
              <w:rPr>
                <w:rFonts w:ascii="Calibri" w:hAnsi="Calibri"/>
                <w:sz w:val="20"/>
              </w:rPr>
              <w:t>Papua New Guinea</w:t>
            </w:r>
          </w:p>
        </w:tc>
        <w:tc>
          <w:tcPr>
            <w:tcW w:w="0" w:type="auto"/>
            <w:tcBorders>
              <w:top w:val="single" w:sz="0" w:space="0" w:color="D3D3D3"/>
              <w:left w:val="single" w:sz="0" w:space="0" w:color="D3D3D3"/>
              <w:bottom w:val="single" w:sz="0" w:space="0" w:color="D3D3D3"/>
              <w:right w:val="single" w:sz="0" w:space="0" w:color="D3D3D3"/>
            </w:tcBorders>
          </w:tcPr>
          <w:p w14:paraId="5C877FA7" w14:textId="77777777" w:rsidR="00E63349" w:rsidRDefault="00000000">
            <w:pPr>
              <w:keepNext/>
              <w:spacing w:after="60"/>
              <w:jc w:val="center"/>
            </w:pPr>
            <w:r>
              <w:rPr>
                <w:rFonts w:ascii="Calibri" w:hAnsi="Calibri"/>
                <w:sz w:val="20"/>
              </w:rPr>
              <w:t>12,950</w:t>
            </w:r>
          </w:p>
        </w:tc>
        <w:tc>
          <w:tcPr>
            <w:tcW w:w="0" w:type="auto"/>
            <w:tcBorders>
              <w:top w:val="single" w:sz="0" w:space="0" w:color="D3D3D3"/>
              <w:left w:val="single" w:sz="0" w:space="0" w:color="D3D3D3"/>
              <w:bottom w:val="single" w:sz="0" w:space="0" w:color="D3D3D3"/>
              <w:right w:val="single" w:sz="0" w:space="0" w:color="D3D3D3"/>
            </w:tcBorders>
          </w:tcPr>
          <w:p w14:paraId="55390441" w14:textId="77777777" w:rsidR="00E63349" w:rsidRDefault="00000000">
            <w:pPr>
              <w:keepNext/>
              <w:spacing w:after="60"/>
              <w:jc w:val="center"/>
            </w:pPr>
            <w:r>
              <w:rPr>
                <w:rFonts w:ascii="Calibri" w:hAnsi="Calibri"/>
                <w:sz w:val="20"/>
              </w:rPr>
              <w:t>16,674</w:t>
            </w:r>
          </w:p>
        </w:tc>
        <w:tc>
          <w:tcPr>
            <w:tcW w:w="0" w:type="auto"/>
            <w:tcBorders>
              <w:top w:val="single" w:sz="0" w:space="0" w:color="D3D3D3"/>
              <w:left w:val="single" w:sz="0" w:space="0" w:color="D3D3D3"/>
              <w:bottom w:val="single" w:sz="0" w:space="0" w:color="D3D3D3"/>
              <w:right w:val="single" w:sz="0" w:space="0" w:color="D3D3D3"/>
            </w:tcBorders>
          </w:tcPr>
          <w:p w14:paraId="0765229C"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4DED6ADA"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2828FF2B" w14:textId="77777777" w:rsidR="00E63349" w:rsidRDefault="00000000">
            <w:pPr>
              <w:keepNext/>
              <w:spacing w:after="60"/>
              <w:jc w:val="center"/>
            </w:pPr>
            <w:r>
              <w:rPr>
                <w:rFonts w:ascii="Calibri" w:hAnsi="Calibri"/>
                <w:sz w:val="20"/>
              </w:rPr>
              <w:t>8.6</w:t>
            </w:r>
          </w:p>
        </w:tc>
        <w:tc>
          <w:tcPr>
            <w:tcW w:w="0" w:type="auto"/>
            <w:tcBorders>
              <w:top w:val="single" w:sz="0" w:space="0" w:color="D3D3D3"/>
              <w:left w:val="single" w:sz="0" w:space="0" w:color="D3D3D3"/>
              <w:bottom w:val="single" w:sz="0" w:space="0" w:color="D3D3D3"/>
              <w:right w:val="single" w:sz="0" w:space="0" w:color="D3D3D3"/>
            </w:tcBorders>
          </w:tcPr>
          <w:p w14:paraId="47D1E385" w14:textId="77777777" w:rsidR="00E63349" w:rsidRDefault="00000000">
            <w:pPr>
              <w:keepNext/>
              <w:spacing w:after="60"/>
              <w:jc w:val="center"/>
            </w:pPr>
            <w:r>
              <w:rPr>
                <w:rFonts w:ascii="Calibri" w:hAnsi="Calibri"/>
                <w:sz w:val="20"/>
              </w:rPr>
              <w:t>9.4</w:t>
            </w:r>
          </w:p>
        </w:tc>
      </w:tr>
      <w:tr w:rsidR="00E63349" w14:paraId="5610EE1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97817D" w14:textId="77777777" w:rsidR="00E63349" w:rsidRDefault="00000000">
            <w:pPr>
              <w:keepNext/>
              <w:spacing w:after="60"/>
            </w:pPr>
            <w:r>
              <w:rPr>
                <w:rFonts w:ascii="Calibri" w:hAnsi="Calibri"/>
                <w:sz w:val="20"/>
              </w:rPr>
              <w:t>Philippines</w:t>
            </w:r>
          </w:p>
        </w:tc>
        <w:tc>
          <w:tcPr>
            <w:tcW w:w="0" w:type="auto"/>
            <w:tcBorders>
              <w:top w:val="single" w:sz="0" w:space="0" w:color="D3D3D3"/>
              <w:left w:val="single" w:sz="0" w:space="0" w:color="D3D3D3"/>
              <w:bottom w:val="single" w:sz="0" w:space="0" w:color="D3D3D3"/>
              <w:right w:val="single" w:sz="0" w:space="0" w:color="D3D3D3"/>
            </w:tcBorders>
          </w:tcPr>
          <w:p w14:paraId="714F564C" w14:textId="77777777" w:rsidR="00E63349" w:rsidRDefault="00000000">
            <w:pPr>
              <w:keepNext/>
              <w:spacing w:after="60"/>
              <w:jc w:val="center"/>
            </w:pPr>
            <w:r>
              <w:rPr>
                <w:rFonts w:ascii="Calibri" w:hAnsi="Calibri"/>
                <w:sz w:val="20"/>
              </w:rPr>
              <w:t>22,795</w:t>
            </w:r>
          </w:p>
        </w:tc>
        <w:tc>
          <w:tcPr>
            <w:tcW w:w="0" w:type="auto"/>
            <w:tcBorders>
              <w:top w:val="single" w:sz="0" w:space="0" w:color="D3D3D3"/>
              <w:left w:val="single" w:sz="0" w:space="0" w:color="D3D3D3"/>
              <w:bottom w:val="single" w:sz="0" w:space="0" w:color="D3D3D3"/>
              <w:right w:val="single" w:sz="0" w:space="0" w:color="D3D3D3"/>
            </w:tcBorders>
          </w:tcPr>
          <w:p w14:paraId="0BAEA32A" w14:textId="77777777" w:rsidR="00E63349" w:rsidRDefault="00000000">
            <w:pPr>
              <w:keepNext/>
              <w:spacing w:after="60"/>
              <w:jc w:val="center"/>
            </w:pPr>
            <w:r>
              <w:rPr>
                <w:rFonts w:ascii="Calibri" w:hAnsi="Calibri"/>
                <w:sz w:val="20"/>
              </w:rPr>
              <w:t>39,240</w:t>
            </w:r>
          </w:p>
        </w:tc>
        <w:tc>
          <w:tcPr>
            <w:tcW w:w="0" w:type="auto"/>
            <w:tcBorders>
              <w:top w:val="single" w:sz="0" w:space="0" w:color="D3D3D3"/>
              <w:left w:val="single" w:sz="0" w:space="0" w:color="D3D3D3"/>
              <w:bottom w:val="single" w:sz="0" w:space="0" w:color="D3D3D3"/>
              <w:right w:val="single" w:sz="0" w:space="0" w:color="D3D3D3"/>
            </w:tcBorders>
          </w:tcPr>
          <w:p w14:paraId="45B637FB"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7A8E7B16"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4714F234" w14:textId="77777777" w:rsidR="00E63349" w:rsidRDefault="00000000">
            <w:pPr>
              <w:keepNext/>
              <w:spacing w:after="60"/>
              <w:jc w:val="center"/>
            </w:pPr>
            <w:r>
              <w:rPr>
                <w:rFonts w:ascii="Calibri" w:hAnsi="Calibri"/>
                <w:sz w:val="20"/>
              </w:rPr>
              <w:t>33.9</w:t>
            </w:r>
          </w:p>
        </w:tc>
        <w:tc>
          <w:tcPr>
            <w:tcW w:w="0" w:type="auto"/>
            <w:tcBorders>
              <w:top w:val="single" w:sz="0" w:space="0" w:color="D3D3D3"/>
              <w:left w:val="single" w:sz="0" w:space="0" w:color="D3D3D3"/>
              <w:bottom w:val="single" w:sz="0" w:space="0" w:color="D3D3D3"/>
              <w:right w:val="single" w:sz="0" w:space="0" w:color="D3D3D3"/>
            </w:tcBorders>
          </w:tcPr>
          <w:p w14:paraId="099C8E6F" w14:textId="77777777" w:rsidR="00E63349" w:rsidRDefault="00000000">
            <w:pPr>
              <w:keepNext/>
              <w:spacing w:after="60"/>
              <w:jc w:val="center"/>
            </w:pPr>
            <w:r>
              <w:rPr>
                <w:rFonts w:ascii="Calibri" w:hAnsi="Calibri"/>
                <w:sz w:val="20"/>
              </w:rPr>
              <w:t>49.7</w:t>
            </w:r>
          </w:p>
        </w:tc>
      </w:tr>
      <w:tr w:rsidR="00E63349" w14:paraId="1628DC1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8C0522" w14:textId="77777777" w:rsidR="00E63349" w:rsidRDefault="00000000">
            <w:pPr>
              <w:keepNext/>
              <w:spacing w:after="60"/>
            </w:pPr>
            <w:r>
              <w:rPr>
                <w:rFonts w:ascii="Calibri" w:hAnsi="Calibri"/>
                <w:sz w:val="20"/>
              </w:rPr>
              <w:t>Rwanda</w:t>
            </w:r>
          </w:p>
        </w:tc>
        <w:tc>
          <w:tcPr>
            <w:tcW w:w="0" w:type="auto"/>
            <w:tcBorders>
              <w:top w:val="single" w:sz="0" w:space="0" w:color="D3D3D3"/>
              <w:left w:val="single" w:sz="0" w:space="0" w:color="D3D3D3"/>
              <w:bottom w:val="single" w:sz="0" w:space="0" w:color="D3D3D3"/>
              <w:right w:val="single" w:sz="0" w:space="0" w:color="D3D3D3"/>
            </w:tcBorders>
          </w:tcPr>
          <w:p w14:paraId="30ADDC71" w14:textId="77777777" w:rsidR="00E63349" w:rsidRDefault="00000000">
            <w:pPr>
              <w:keepNext/>
              <w:spacing w:after="60"/>
              <w:jc w:val="center"/>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18EEB4E4" w14:textId="77777777" w:rsidR="00E63349" w:rsidRDefault="00000000">
            <w:pPr>
              <w:keepNext/>
              <w:spacing w:after="60"/>
              <w:jc w:val="center"/>
            </w:pPr>
            <w:r>
              <w:rPr>
                <w:rFonts w:ascii="Calibri" w:hAnsi="Calibri"/>
                <w:sz w:val="20"/>
              </w:rPr>
              <w:t>2,120</w:t>
            </w:r>
          </w:p>
        </w:tc>
        <w:tc>
          <w:tcPr>
            <w:tcW w:w="0" w:type="auto"/>
            <w:tcBorders>
              <w:top w:val="single" w:sz="0" w:space="0" w:color="D3D3D3"/>
              <w:left w:val="single" w:sz="0" w:space="0" w:color="D3D3D3"/>
              <w:bottom w:val="single" w:sz="0" w:space="0" w:color="D3D3D3"/>
              <w:right w:val="single" w:sz="0" w:space="0" w:color="D3D3D3"/>
            </w:tcBorders>
          </w:tcPr>
          <w:p w14:paraId="189E6081"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E8E7E5"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814E40E" w14:textId="77777777" w:rsidR="00E63349" w:rsidRDefault="00000000">
            <w:pPr>
              <w:keepNext/>
              <w:spacing w:after="60"/>
              <w:jc w:val="center"/>
            </w:pPr>
            <w:r>
              <w:rPr>
                <w:rFonts w:ascii="Calibri" w:hAnsi="Calibri"/>
                <w:sz w:val="20"/>
              </w:rPr>
              <w:t>15.5</w:t>
            </w:r>
          </w:p>
        </w:tc>
        <w:tc>
          <w:tcPr>
            <w:tcW w:w="0" w:type="auto"/>
            <w:tcBorders>
              <w:top w:val="single" w:sz="0" w:space="0" w:color="D3D3D3"/>
              <w:left w:val="single" w:sz="0" w:space="0" w:color="D3D3D3"/>
              <w:bottom w:val="single" w:sz="0" w:space="0" w:color="D3D3D3"/>
              <w:right w:val="single" w:sz="0" w:space="0" w:color="D3D3D3"/>
            </w:tcBorders>
          </w:tcPr>
          <w:p w14:paraId="747DB8D6" w14:textId="77777777" w:rsidR="00E63349" w:rsidRDefault="00000000">
            <w:pPr>
              <w:keepNext/>
              <w:spacing w:after="60"/>
              <w:jc w:val="center"/>
            </w:pPr>
            <w:r>
              <w:rPr>
                <w:rFonts w:ascii="Calibri" w:hAnsi="Calibri"/>
                <w:sz w:val="20"/>
              </w:rPr>
              <w:t>21.7</w:t>
            </w:r>
          </w:p>
        </w:tc>
      </w:tr>
      <w:tr w:rsidR="00E63349" w14:paraId="01495ED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8FF2A9" w14:textId="77777777" w:rsidR="00E63349" w:rsidRDefault="00000000">
            <w:pPr>
              <w:keepNext/>
              <w:spacing w:after="60"/>
            </w:pPr>
            <w:r>
              <w:rPr>
                <w:rFonts w:ascii="Calibri" w:hAnsi="Calibri"/>
                <w:sz w:val="20"/>
              </w:rPr>
              <w:t>Senegal</w:t>
            </w:r>
          </w:p>
        </w:tc>
        <w:tc>
          <w:tcPr>
            <w:tcW w:w="0" w:type="auto"/>
            <w:tcBorders>
              <w:top w:val="single" w:sz="0" w:space="0" w:color="D3D3D3"/>
              <w:left w:val="single" w:sz="0" w:space="0" w:color="D3D3D3"/>
              <w:bottom w:val="single" w:sz="0" w:space="0" w:color="D3D3D3"/>
              <w:right w:val="single" w:sz="0" w:space="0" w:color="D3D3D3"/>
            </w:tcBorders>
          </w:tcPr>
          <w:p w14:paraId="055D1FDB" w14:textId="77777777" w:rsidR="00E63349" w:rsidRDefault="00000000">
            <w:pPr>
              <w:keepNext/>
              <w:spacing w:after="60"/>
              <w:jc w:val="center"/>
            </w:pPr>
            <w:r>
              <w:rPr>
                <w:rFonts w:ascii="Calibri" w:hAnsi="Calibri"/>
                <w:sz w:val="20"/>
              </w:rPr>
              <w:t>21,853</w:t>
            </w:r>
          </w:p>
        </w:tc>
        <w:tc>
          <w:tcPr>
            <w:tcW w:w="0" w:type="auto"/>
            <w:tcBorders>
              <w:top w:val="single" w:sz="0" w:space="0" w:color="D3D3D3"/>
              <w:left w:val="single" w:sz="0" w:space="0" w:color="D3D3D3"/>
              <w:bottom w:val="single" w:sz="0" w:space="0" w:color="D3D3D3"/>
              <w:right w:val="single" w:sz="0" w:space="0" w:color="D3D3D3"/>
            </w:tcBorders>
          </w:tcPr>
          <w:p w14:paraId="609BBB98" w14:textId="77777777" w:rsidR="00E63349" w:rsidRDefault="00000000">
            <w:pPr>
              <w:keepNext/>
              <w:spacing w:after="60"/>
              <w:jc w:val="center"/>
            </w:pPr>
            <w:r>
              <w:rPr>
                <w:rFonts w:ascii="Calibri" w:hAnsi="Calibri"/>
                <w:sz w:val="20"/>
              </w:rPr>
              <w:t>23,063</w:t>
            </w:r>
          </w:p>
        </w:tc>
        <w:tc>
          <w:tcPr>
            <w:tcW w:w="0" w:type="auto"/>
            <w:tcBorders>
              <w:top w:val="single" w:sz="0" w:space="0" w:color="D3D3D3"/>
              <w:left w:val="single" w:sz="0" w:space="0" w:color="D3D3D3"/>
              <w:bottom w:val="single" w:sz="0" w:space="0" w:color="D3D3D3"/>
              <w:right w:val="single" w:sz="0" w:space="0" w:color="D3D3D3"/>
            </w:tcBorders>
          </w:tcPr>
          <w:p w14:paraId="5178A869" w14:textId="77777777" w:rsidR="00E63349" w:rsidRDefault="00000000">
            <w:pPr>
              <w:keepNext/>
              <w:spacing w:after="60"/>
              <w:jc w:val="center"/>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1CE19718" w14:textId="77777777" w:rsidR="00E63349"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56E2A1F" w14:textId="77777777" w:rsidR="00E63349" w:rsidRDefault="00000000">
            <w:pPr>
              <w:keepNext/>
              <w:spacing w:after="60"/>
              <w:jc w:val="center"/>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3E5295CB" w14:textId="77777777" w:rsidR="00E63349" w:rsidRDefault="00000000">
            <w:pPr>
              <w:keepNext/>
              <w:spacing w:after="60"/>
              <w:jc w:val="center"/>
            </w:pPr>
            <w:r>
              <w:rPr>
                <w:rFonts w:ascii="Calibri" w:hAnsi="Calibri"/>
                <w:sz w:val="20"/>
              </w:rPr>
              <w:t>30.9</w:t>
            </w:r>
          </w:p>
        </w:tc>
      </w:tr>
      <w:tr w:rsidR="00E63349" w14:paraId="46AB035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C9477B" w14:textId="77777777" w:rsidR="00E63349" w:rsidRDefault="00000000">
            <w:pPr>
              <w:keepNext/>
              <w:spacing w:after="60"/>
            </w:pPr>
            <w:r>
              <w:rPr>
                <w:rFonts w:ascii="Calibri" w:hAnsi="Calibri"/>
                <w:sz w:val="20"/>
              </w:rPr>
              <w:t>Sierra Leone</w:t>
            </w:r>
          </w:p>
        </w:tc>
        <w:tc>
          <w:tcPr>
            <w:tcW w:w="0" w:type="auto"/>
            <w:tcBorders>
              <w:top w:val="single" w:sz="0" w:space="0" w:color="D3D3D3"/>
              <w:left w:val="single" w:sz="0" w:space="0" w:color="D3D3D3"/>
              <w:bottom w:val="single" w:sz="0" w:space="0" w:color="D3D3D3"/>
              <w:right w:val="single" w:sz="0" w:space="0" w:color="D3D3D3"/>
            </w:tcBorders>
          </w:tcPr>
          <w:p w14:paraId="22C83BEA" w14:textId="77777777" w:rsidR="00E63349" w:rsidRDefault="00000000">
            <w:pPr>
              <w:keepNext/>
              <w:spacing w:after="60"/>
              <w:jc w:val="center"/>
            </w:pPr>
            <w:r>
              <w:rPr>
                <w:rFonts w:ascii="Calibri" w:hAnsi="Calibri"/>
                <w:sz w:val="20"/>
              </w:rPr>
              <w:t>2,473</w:t>
            </w:r>
          </w:p>
        </w:tc>
        <w:tc>
          <w:tcPr>
            <w:tcW w:w="0" w:type="auto"/>
            <w:tcBorders>
              <w:top w:val="single" w:sz="0" w:space="0" w:color="D3D3D3"/>
              <w:left w:val="single" w:sz="0" w:space="0" w:color="D3D3D3"/>
              <w:bottom w:val="single" w:sz="0" w:space="0" w:color="D3D3D3"/>
              <w:right w:val="single" w:sz="0" w:space="0" w:color="D3D3D3"/>
            </w:tcBorders>
          </w:tcPr>
          <w:p w14:paraId="76AF332E" w14:textId="77777777" w:rsidR="00E63349" w:rsidRDefault="00000000">
            <w:pPr>
              <w:keepNext/>
              <w:spacing w:after="60"/>
              <w:jc w:val="center"/>
            </w:pPr>
            <w:r>
              <w:rPr>
                <w:rFonts w:ascii="Calibri" w:hAnsi="Calibri"/>
                <w:sz w:val="20"/>
              </w:rPr>
              <w:t>3,386</w:t>
            </w:r>
          </w:p>
        </w:tc>
        <w:tc>
          <w:tcPr>
            <w:tcW w:w="0" w:type="auto"/>
            <w:tcBorders>
              <w:top w:val="single" w:sz="0" w:space="0" w:color="D3D3D3"/>
              <w:left w:val="single" w:sz="0" w:space="0" w:color="D3D3D3"/>
              <w:bottom w:val="single" w:sz="0" w:space="0" w:color="D3D3D3"/>
              <w:right w:val="single" w:sz="0" w:space="0" w:color="D3D3D3"/>
            </w:tcBorders>
          </w:tcPr>
          <w:p w14:paraId="3A4B6E3D" w14:textId="77777777" w:rsidR="00E63349" w:rsidRDefault="00000000">
            <w:pPr>
              <w:keepNext/>
              <w:spacing w:after="60"/>
              <w:jc w:val="center"/>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AD0DDD1"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9DA9BF4" w14:textId="77777777" w:rsidR="00E63349" w:rsidRDefault="00000000">
            <w:pPr>
              <w:keepNext/>
              <w:spacing w:after="60"/>
              <w:jc w:val="center"/>
            </w:pPr>
            <w:r>
              <w:rPr>
                <w:rFonts w:ascii="Calibri" w:hAnsi="Calibri"/>
                <w:sz w:val="20"/>
              </w:rPr>
              <w:t>24.8</w:t>
            </w:r>
          </w:p>
        </w:tc>
        <w:tc>
          <w:tcPr>
            <w:tcW w:w="0" w:type="auto"/>
            <w:tcBorders>
              <w:top w:val="single" w:sz="0" w:space="0" w:color="D3D3D3"/>
              <w:left w:val="single" w:sz="0" w:space="0" w:color="D3D3D3"/>
              <w:bottom w:val="single" w:sz="0" w:space="0" w:color="D3D3D3"/>
              <w:right w:val="single" w:sz="0" w:space="0" w:color="D3D3D3"/>
            </w:tcBorders>
          </w:tcPr>
          <w:p w14:paraId="129DB164" w14:textId="77777777" w:rsidR="00E63349" w:rsidRDefault="00000000">
            <w:pPr>
              <w:keepNext/>
              <w:spacing w:after="60"/>
              <w:jc w:val="center"/>
            </w:pPr>
            <w:r>
              <w:rPr>
                <w:rFonts w:ascii="Calibri" w:hAnsi="Calibri"/>
                <w:sz w:val="20"/>
              </w:rPr>
              <w:t>29.6</w:t>
            </w:r>
          </w:p>
        </w:tc>
      </w:tr>
      <w:tr w:rsidR="00E63349" w14:paraId="48AA4AC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AB5142" w14:textId="77777777" w:rsidR="00E63349" w:rsidRDefault="00000000">
            <w:pPr>
              <w:keepNext/>
              <w:spacing w:after="60"/>
            </w:pPr>
            <w:r>
              <w:rPr>
                <w:rFonts w:ascii="Calibri" w:hAnsi="Calibri"/>
                <w:sz w:val="20"/>
              </w:rPr>
              <w:t>Solomon Islands</w:t>
            </w:r>
          </w:p>
        </w:tc>
        <w:tc>
          <w:tcPr>
            <w:tcW w:w="0" w:type="auto"/>
            <w:tcBorders>
              <w:top w:val="single" w:sz="0" w:space="0" w:color="D3D3D3"/>
              <w:left w:val="single" w:sz="0" w:space="0" w:color="D3D3D3"/>
              <w:bottom w:val="single" w:sz="0" w:space="0" w:color="D3D3D3"/>
              <w:right w:val="single" w:sz="0" w:space="0" w:color="D3D3D3"/>
            </w:tcBorders>
          </w:tcPr>
          <w:p w14:paraId="2C591D1B" w14:textId="77777777" w:rsidR="00E63349" w:rsidRDefault="00000000">
            <w:pPr>
              <w:keepNext/>
              <w:spacing w:after="60"/>
              <w:jc w:val="center"/>
            </w:pPr>
            <w:r>
              <w:rPr>
                <w:rFonts w:ascii="Calibri" w:hAnsi="Calibri"/>
                <w:sz w:val="20"/>
              </w:rPr>
              <w:t>122</w:t>
            </w:r>
          </w:p>
        </w:tc>
        <w:tc>
          <w:tcPr>
            <w:tcW w:w="0" w:type="auto"/>
            <w:tcBorders>
              <w:top w:val="single" w:sz="0" w:space="0" w:color="D3D3D3"/>
              <w:left w:val="single" w:sz="0" w:space="0" w:color="D3D3D3"/>
              <w:bottom w:val="single" w:sz="0" w:space="0" w:color="D3D3D3"/>
              <w:right w:val="single" w:sz="0" w:space="0" w:color="D3D3D3"/>
            </w:tcBorders>
          </w:tcPr>
          <w:p w14:paraId="71BE5D43" w14:textId="77777777" w:rsidR="00E63349" w:rsidRDefault="00000000">
            <w:pPr>
              <w:keepNext/>
              <w:spacing w:after="60"/>
              <w:jc w:val="center"/>
            </w:pPr>
            <w:r>
              <w:rPr>
                <w:rFonts w:ascii="Calibri" w:hAnsi="Calibri"/>
                <w:sz w:val="20"/>
              </w:rPr>
              <w:t>247</w:t>
            </w:r>
          </w:p>
        </w:tc>
        <w:tc>
          <w:tcPr>
            <w:tcW w:w="0" w:type="auto"/>
            <w:tcBorders>
              <w:top w:val="single" w:sz="0" w:space="0" w:color="D3D3D3"/>
              <w:left w:val="single" w:sz="0" w:space="0" w:color="D3D3D3"/>
              <w:bottom w:val="single" w:sz="0" w:space="0" w:color="D3D3D3"/>
              <w:right w:val="single" w:sz="0" w:space="0" w:color="D3D3D3"/>
            </w:tcBorders>
          </w:tcPr>
          <w:p w14:paraId="2F0CC5FB"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81404BB"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306258B" w14:textId="77777777" w:rsidR="00E63349" w:rsidRDefault="00000000">
            <w:pPr>
              <w:keepNext/>
              <w:spacing w:after="60"/>
              <w:jc w:val="center"/>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DDB1466" w14:textId="77777777" w:rsidR="00E63349" w:rsidRDefault="00000000">
            <w:pPr>
              <w:keepNext/>
              <w:spacing w:after="60"/>
              <w:jc w:val="center"/>
            </w:pPr>
            <w:r>
              <w:rPr>
                <w:rFonts w:ascii="Calibri" w:hAnsi="Calibri"/>
                <w:sz w:val="20"/>
              </w:rPr>
              <w:t>4.2</w:t>
            </w:r>
          </w:p>
        </w:tc>
      </w:tr>
      <w:tr w:rsidR="00E63349" w14:paraId="388F144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04415C" w14:textId="77777777" w:rsidR="00E63349" w:rsidRDefault="00000000">
            <w:pPr>
              <w:keepNext/>
              <w:spacing w:after="60"/>
            </w:pPr>
            <w:r>
              <w:rPr>
                <w:rFonts w:ascii="Calibri" w:hAnsi="Calibri"/>
                <w:sz w:val="20"/>
              </w:rPr>
              <w:t>Somalia</w:t>
            </w:r>
          </w:p>
        </w:tc>
        <w:tc>
          <w:tcPr>
            <w:tcW w:w="0" w:type="auto"/>
            <w:tcBorders>
              <w:top w:val="single" w:sz="0" w:space="0" w:color="D3D3D3"/>
              <w:left w:val="single" w:sz="0" w:space="0" w:color="D3D3D3"/>
              <w:bottom w:val="single" w:sz="0" w:space="0" w:color="D3D3D3"/>
              <w:right w:val="single" w:sz="0" w:space="0" w:color="D3D3D3"/>
            </w:tcBorders>
          </w:tcPr>
          <w:p w14:paraId="664C4AAD"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7D9AA0A"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45CF749"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D876118"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DA4AAB0"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134FB08" w14:textId="77777777" w:rsidR="00E63349" w:rsidRDefault="00000000">
            <w:pPr>
              <w:keepNext/>
              <w:spacing w:after="60"/>
              <w:jc w:val="center"/>
            </w:pPr>
            <w:r>
              <w:rPr>
                <w:rFonts w:ascii="Calibri" w:hAnsi="Calibri"/>
                <w:sz w:val="20"/>
              </w:rPr>
              <w:t>0.0</w:t>
            </w:r>
          </w:p>
        </w:tc>
      </w:tr>
      <w:tr w:rsidR="00E63349" w14:paraId="19B82FE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090436" w14:textId="77777777" w:rsidR="00E63349" w:rsidRDefault="00000000">
            <w:pPr>
              <w:keepNext/>
              <w:spacing w:after="60"/>
            </w:pPr>
            <w:r>
              <w:rPr>
                <w:rFonts w:ascii="Calibri" w:hAnsi="Calibri"/>
                <w:sz w:val="20"/>
              </w:rPr>
              <w:t>Sudan</w:t>
            </w:r>
          </w:p>
        </w:tc>
        <w:tc>
          <w:tcPr>
            <w:tcW w:w="0" w:type="auto"/>
            <w:tcBorders>
              <w:top w:val="single" w:sz="0" w:space="0" w:color="D3D3D3"/>
              <w:left w:val="single" w:sz="0" w:space="0" w:color="D3D3D3"/>
              <w:bottom w:val="single" w:sz="0" w:space="0" w:color="D3D3D3"/>
              <w:right w:val="single" w:sz="0" w:space="0" w:color="D3D3D3"/>
            </w:tcBorders>
          </w:tcPr>
          <w:p w14:paraId="48F37C75" w14:textId="77777777" w:rsidR="00E63349" w:rsidRDefault="00000000">
            <w:pPr>
              <w:keepNext/>
              <w:spacing w:after="60"/>
              <w:jc w:val="center"/>
            </w:pPr>
            <w:r>
              <w:rPr>
                <w:rFonts w:ascii="Calibri" w:hAnsi="Calibri"/>
                <w:sz w:val="20"/>
              </w:rPr>
              <w:t>8,334</w:t>
            </w:r>
          </w:p>
        </w:tc>
        <w:tc>
          <w:tcPr>
            <w:tcW w:w="0" w:type="auto"/>
            <w:tcBorders>
              <w:top w:val="single" w:sz="0" w:space="0" w:color="D3D3D3"/>
              <w:left w:val="single" w:sz="0" w:space="0" w:color="D3D3D3"/>
              <w:bottom w:val="single" w:sz="0" w:space="0" w:color="D3D3D3"/>
              <w:right w:val="single" w:sz="0" w:space="0" w:color="D3D3D3"/>
            </w:tcBorders>
          </w:tcPr>
          <w:p w14:paraId="3FFA8379" w14:textId="77777777" w:rsidR="00E63349" w:rsidRDefault="00000000">
            <w:pPr>
              <w:keepNext/>
              <w:spacing w:after="60"/>
              <w:jc w:val="center"/>
            </w:pPr>
            <w:r>
              <w:rPr>
                <w:rFonts w:ascii="Calibri" w:hAnsi="Calibri"/>
                <w:sz w:val="20"/>
              </w:rPr>
              <w:t>8,751</w:t>
            </w:r>
          </w:p>
        </w:tc>
        <w:tc>
          <w:tcPr>
            <w:tcW w:w="0" w:type="auto"/>
            <w:tcBorders>
              <w:top w:val="single" w:sz="0" w:space="0" w:color="D3D3D3"/>
              <w:left w:val="single" w:sz="0" w:space="0" w:color="D3D3D3"/>
              <w:bottom w:val="single" w:sz="0" w:space="0" w:color="D3D3D3"/>
              <w:right w:val="single" w:sz="0" w:space="0" w:color="D3D3D3"/>
            </w:tcBorders>
          </w:tcPr>
          <w:p w14:paraId="0892932D"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A24CD22"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0DE7C7F"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25B0AC0" w14:textId="77777777" w:rsidR="00E63349" w:rsidRDefault="00000000">
            <w:pPr>
              <w:keepNext/>
              <w:spacing w:after="60"/>
              <w:jc w:val="center"/>
            </w:pPr>
            <w:r>
              <w:rPr>
                <w:rFonts w:ascii="Calibri" w:hAnsi="Calibri"/>
                <w:sz w:val="20"/>
              </w:rPr>
              <w:t>0.2</w:t>
            </w:r>
          </w:p>
        </w:tc>
      </w:tr>
      <w:tr w:rsidR="00E63349" w14:paraId="331E94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12AE0C" w14:textId="77777777" w:rsidR="00E63349" w:rsidRDefault="00000000">
            <w:pPr>
              <w:keepNext/>
              <w:spacing w:after="60"/>
            </w:pPr>
            <w:r>
              <w:rPr>
                <w:rFonts w:ascii="Calibri" w:hAnsi="Calibri"/>
                <w:sz w:val="20"/>
              </w:rPr>
              <w:t>Syrian Arab Republic</w:t>
            </w:r>
          </w:p>
        </w:tc>
        <w:tc>
          <w:tcPr>
            <w:tcW w:w="0" w:type="auto"/>
            <w:tcBorders>
              <w:top w:val="single" w:sz="0" w:space="0" w:color="D3D3D3"/>
              <w:left w:val="single" w:sz="0" w:space="0" w:color="D3D3D3"/>
              <w:bottom w:val="single" w:sz="0" w:space="0" w:color="D3D3D3"/>
              <w:right w:val="single" w:sz="0" w:space="0" w:color="D3D3D3"/>
            </w:tcBorders>
          </w:tcPr>
          <w:p w14:paraId="49ABE93C"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31F8BB2"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C3F10E4"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77E3E1"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46DFB8A"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A57BDF1" w14:textId="77777777" w:rsidR="00E63349" w:rsidRDefault="00000000">
            <w:pPr>
              <w:keepNext/>
              <w:spacing w:after="60"/>
              <w:jc w:val="center"/>
            </w:pPr>
            <w:r>
              <w:rPr>
                <w:rFonts w:ascii="Calibri" w:hAnsi="Calibri"/>
                <w:sz w:val="20"/>
              </w:rPr>
              <w:t>0.0</w:t>
            </w:r>
          </w:p>
        </w:tc>
      </w:tr>
      <w:tr w:rsidR="00E63349" w14:paraId="2EE2CC7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248336" w14:textId="77777777" w:rsidR="00E63349"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0ECA7953"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89D1C4E" w14:textId="77777777" w:rsidR="00E63349" w:rsidRDefault="00000000">
            <w:pPr>
              <w:keepNext/>
              <w:spacing w:after="60"/>
              <w:jc w:val="center"/>
            </w:pPr>
            <w:r>
              <w:rPr>
                <w:rFonts w:ascii="Calibri" w:hAnsi="Calibri"/>
                <w:sz w:val="20"/>
              </w:rPr>
              <w:t>314</w:t>
            </w:r>
          </w:p>
        </w:tc>
        <w:tc>
          <w:tcPr>
            <w:tcW w:w="0" w:type="auto"/>
            <w:tcBorders>
              <w:top w:val="single" w:sz="0" w:space="0" w:color="D3D3D3"/>
              <w:left w:val="single" w:sz="0" w:space="0" w:color="D3D3D3"/>
              <w:bottom w:val="single" w:sz="0" w:space="0" w:color="D3D3D3"/>
              <w:right w:val="single" w:sz="0" w:space="0" w:color="D3D3D3"/>
            </w:tcBorders>
          </w:tcPr>
          <w:p w14:paraId="0E5383D4"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4F504ED"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6CAD8AE"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EE76A39" w14:textId="77777777" w:rsidR="00E63349" w:rsidRDefault="00000000">
            <w:pPr>
              <w:keepNext/>
              <w:spacing w:after="60"/>
              <w:jc w:val="center"/>
            </w:pPr>
            <w:r>
              <w:rPr>
                <w:rFonts w:ascii="Calibri" w:hAnsi="Calibri"/>
                <w:sz w:val="20"/>
              </w:rPr>
              <w:t>37.8</w:t>
            </w:r>
          </w:p>
        </w:tc>
      </w:tr>
      <w:tr w:rsidR="00E63349" w14:paraId="5CC6630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CB0789" w14:textId="77777777" w:rsidR="00E63349" w:rsidRDefault="00000000">
            <w:pPr>
              <w:keepNext/>
              <w:spacing w:after="60"/>
            </w:pPr>
            <w:r>
              <w:rPr>
                <w:rFonts w:ascii="Calibri" w:hAnsi="Calibri"/>
                <w:sz w:val="20"/>
              </w:rPr>
              <w:t>Tajikistan</w:t>
            </w:r>
          </w:p>
        </w:tc>
        <w:tc>
          <w:tcPr>
            <w:tcW w:w="0" w:type="auto"/>
            <w:tcBorders>
              <w:top w:val="single" w:sz="0" w:space="0" w:color="D3D3D3"/>
              <w:left w:val="single" w:sz="0" w:space="0" w:color="D3D3D3"/>
              <w:bottom w:val="single" w:sz="0" w:space="0" w:color="D3D3D3"/>
              <w:right w:val="single" w:sz="0" w:space="0" w:color="D3D3D3"/>
            </w:tcBorders>
          </w:tcPr>
          <w:p w14:paraId="00ECFAD9" w14:textId="77777777" w:rsidR="00E63349" w:rsidRDefault="00000000">
            <w:pPr>
              <w:keepNext/>
              <w:spacing w:after="60"/>
              <w:jc w:val="center"/>
            </w:pPr>
            <w:r>
              <w:rPr>
                <w:rFonts w:ascii="Calibri" w:hAnsi="Calibri"/>
                <w:sz w:val="20"/>
              </w:rPr>
              <w:t>25,313</w:t>
            </w:r>
          </w:p>
        </w:tc>
        <w:tc>
          <w:tcPr>
            <w:tcW w:w="0" w:type="auto"/>
            <w:tcBorders>
              <w:top w:val="single" w:sz="0" w:space="0" w:color="D3D3D3"/>
              <w:left w:val="single" w:sz="0" w:space="0" w:color="D3D3D3"/>
              <w:bottom w:val="single" w:sz="0" w:space="0" w:color="D3D3D3"/>
              <w:right w:val="single" w:sz="0" w:space="0" w:color="D3D3D3"/>
            </w:tcBorders>
          </w:tcPr>
          <w:p w14:paraId="1E6015C6" w14:textId="77777777" w:rsidR="00E63349" w:rsidRDefault="00000000">
            <w:pPr>
              <w:keepNext/>
              <w:spacing w:after="60"/>
              <w:jc w:val="center"/>
            </w:pPr>
            <w:r>
              <w:rPr>
                <w:rFonts w:ascii="Calibri" w:hAnsi="Calibri"/>
                <w:sz w:val="20"/>
              </w:rPr>
              <w:t>25,705</w:t>
            </w:r>
          </w:p>
        </w:tc>
        <w:tc>
          <w:tcPr>
            <w:tcW w:w="0" w:type="auto"/>
            <w:tcBorders>
              <w:top w:val="single" w:sz="0" w:space="0" w:color="D3D3D3"/>
              <w:left w:val="single" w:sz="0" w:space="0" w:color="D3D3D3"/>
              <w:bottom w:val="single" w:sz="0" w:space="0" w:color="D3D3D3"/>
              <w:right w:val="single" w:sz="0" w:space="0" w:color="D3D3D3"/>
            </w:tcBorders>
          </w:tcPr>
          <w:p w14:paraId="67301695" w14:textId="77777777" w:rsidR="00E63349"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ADF4CAD" w14:textId="77777777" w:rsidR="00E63349"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38D5248" w14:textId="77777777" w:rsidR="00E63349" w:rsidRDefault="00000000">
            <w:pPr>
              <w:keepNext/>
              <w:spacing w:after="60"/>
              <w:jc w:val="center"/>
            </w:pPr>
            <w:r>
              <w:rPr>
                <w:rFonts w:ascii="Calibri" w:hAnsi="Calibri"/>
                <w:sz w:val="20"/>
              </w:rPr>
              <w:t>10.5</w:t>
            </w:r>
          </w:p>
        </w:tc>
        <w:tc>
          <w:tcPr>
            <w:tcW w:w="0" w:type="auto"/>
            <w:tcBorders>
              <w:top w:val="single" w:sz="0" w:space="0" w:color="D3D3D3"/>
              <w:left w:val="single" w:sz="0" w:space="0" w:color="D3D3D3"/>
              <w:bottom w:val="single" w:sz="0" w:space="0" w:color="D3D3D3"/>
              <w:right w:val="single" w:sz="0" w:space="0" w:color="D3D3D3"/>
            </w:tcBorders>
          </w:tcPr>
          <w:p w14:paraId="7F9A47EE" w14:textId="77777777" w:rsidR="00E63349" w:rsidRDefault="00000000">
            <w:pPr>
              <w:keepNext/>
              <w:spacing w:after="60"/>
              <w:jc w:val="center"/>
            </w:pPr>
            <w:r>
              <w:rPr>
                <w:rFonts w:ascii="Calibri" w:hAnsi="Calibri"/>
                <w:sz w:val="20"/>
              </w:rPr>
              <w:t>10.7</w:t>
            </w:r>
          </w:p>
        </w:tc>
      </w:tr>
      <w:tr w:rsidR="00E63349" w14:paraId="1C000A9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D10CC8" w14:textId="77777777" w:rsidR="00E63349" w:rsidRDefault="00000000">
            <w:pPr>
              <w:keepNext/>
              <w:spacing w:after="60"/>
            </w:pPr>
            <w:r>
              <w:rPr>
                <w:rFonts w:ascii="Calibri" w:hAnsi="Calibri"/>
                <w:sz w:val="20"/>
              </w:rPr>
              <w:t>Tanzania</w:t>
            </w:r>
          </w:p>
        </w:tc>
        <w:tc>
          <w:tcPr>
            <w:tcW w:w="0" w:type="auto"/>
            <w:tcBorders>
              <w:top w:val="single" w:sz="0" w:space="0" w:color="D3D3D3"/>
              <w:left w:val="single" w:sz="0" w:space="0" w:color="D3D3D3"/>
              <w:bottom w:val="single" w:sz="0" w:space="0" w:color="D3D3D3"/>
              <w:right w:val="single" w:sz="0" w:space="0" w:color="D3D3D3"/>
            </w:tcBorders>
          </w:tcPr>
          <w:p w14:paraId="0BE43252" w14:textId="77777777" w:rsidR="00E63349" w:rsidRDefault="00000000">
            <w:pPr>
              <w:keepNext/>
              <w:spacing w:after="60"/>
              <w:jc w:val="center"/>
            </w:pPr>
            <w:r>
              <w:rPr>
                <w:rFonts w:ascii="Calibri" w:hAnsi="Calibri"/>
                <w:sz w:val="20"/>
              </w:rPr>
              <w:t>192,871</w:t>
            </w:r>
          </w:p>
        </w:tc>
        <w:tc>
          <w:tcPr>
            <w:tcW w:w="0" w:type="auto"/>
            <w:tcBorders>
              <w:top w:val="single" w:sz="0" w:space="0" w:color="D3D3D3"/>
              <w:left w:val="single" w:sz="0" w:space="0" w:color="D3D3D3"/>
              <w:bottom w:val="single" w:sz="0" w:space="0" w:color="D3D3D3"/>
              <w:right w:val="single" w:sz="0" w:space="0" w:color="D3D3D3"/>
            </w:tcBorders>
          </w:tcPr>
          <w:p w14:paraId="4C6B2936" w14:textId="77777777" w:rsidR="00E63349" w:rsidRDefault="00000000">
            <w:pPr>
              <w:keepNext/>
              <w:spacing w:after="60"/>
              <w:jc w:val="center"/>
            </w:pPr>
            <w:r>
              <w:rPr>
                <w:rFonts w:ascii="Calibri" w:hAnsi="Calibri"/>
                <w:sz w:val="20"/>
              </w:rPr>
              <w:t>226,066</w:t>
            </w:r>
          </w:p>
        </w:tc>
        <w:tc>
          <w:tcPr>
            <w:tcW w:w="0" w:type="auto"/>
            <w:tcBorders>
              <w:top w:val="single" w:sz="0" w:space="0" w:color="D3D3D3"/>
              <w:left w:val="single" w:sz="0" w:space="0" w:color="D3D3D3"/>
              <w:bottom w:val="single" w:sz="0" w:space="0" w:color="D3D3D3"/>
              <w:right w:val="single" w:sz="0" w:space="0" w:color="D3D3D3"/>
            </w:tcBorders>
          </w:tcPr>
          <w:p w14:paraId="4618EA03" w14:textId="77777777" w:rsidR="00E63349" w:rsidRDefault="00000000">
            <w:pPr>
              <w:keepNext/>
              <w:spacing w:after="60"/>
              <w:jc w:val="center"/>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4D6566C" w14:textId="77777777" w:rsidR="00E63349" w:rsidRDefault="00000000">
            <w:pPr>
              <w:keepNext/>
              <w:spacing w:after="60"/>
              <w:jc w:val="center"/>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6DBE4533" w14:textId="77777777" w:rsidR="00E63349" w:rsidRDefault="00000000">
            <w:pPr>
              <w:keepNext/>
              <w:spacing w:after="60"/>
              <w:jc w:val="center"/>
            </w:pPr>
            <w:r>
              <w:rPr>
                <w:rFonts w:ascii="Calibri" w:hAnsi="Calibri"/>
                <w:sz w:val="20"/>
              </w:rPr>
              <w:t>37.5</w:t>
            </w:r>
          </w:p>
        </w:tc>
        <w:tc>
          <w:tcPr>
            <w:tcW w:w="0" w:type="auto"/>
            <w:tcBorders>
              <w:top w:val="single" w:sz="0" w:space="0" w:color="D3D3D3"/>
              <w:left w:val="single" w:sz="0" w:space="0" w:color="D3D3D3"/>
              <w:bottom w:val="single" w:sz="0" w:space="0" w:color="D3D3D3"/>
              <w:right w:val="single" w:sz="0" w:space="0" w:color="D3D3D3"/>
            </w:tcBorders>
          </w:tcPr>
          <w:p w14:paraId="377198CF" w14:textId="77777777" w:rsidR="00E63349" w:rsidRDefault="00000000">
            <w:pPr>
              <w:keepNext/>
              <w:spacing w:after="60"/>
              <w:jc w:val="center"/>
            </w:pPr>
            <w:r>
              <w:rPr>
                <w:rFonts w:ascii="Calibri" w:hAnsi="Calibri"/>
                <w:sz w:val="20"/>
              </w:rPr>
              <w:t>38.9</w:t>
            </w:r>
          </w:p>
        </w:tc>
      </w:tr>
      <w:tr w:rsidR="00E63349" w14:paraId="09C6AF4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A381C6" w14:textId="77777777" w:rsidR="00E63349" w:rsidRDefault="00000000">
            <w:pPr>
              <w:keepNext/>
              <w:spacing w:after="60"/>
            </w:pPr>
            <w:r>
              <w:rPr>
                <w:rFonts w:ascii="Calibri" w:hAnsi="Calibri"/>
                <w:sz w:val="20"/>
              </w:rPr>
              <w:t>Togo</w:t>
            </w:r>
          </w:p>
        </w:tc>
        <w:tc>
          <w:tcPr>
            <w:tcW w:w="0" w:type="auto"/>
            <w:tcBorders>
              <w:top w:val="single" w:sz="0" w:space="0" w:color="D3D3D3"/>
              <w:left w:val="single" w:sz="0" w:space="0" w:color="D3D3D3"/>
              <w:bottom w:val="single" w:sz="0" w:space="0" w:color="D3D3D3"/>
              <w:right w:val="single" w:sz="0" w:space="0" w:color="D3D3D3"/>
            </w:tcBorders>
          </w:tcPr>
          <w:p w14:paraId="43B65BE0" w14:textId="77777777" w:rsidR="00E63349" w:rsidRDefault="00000000">
            <w:pPr>
              <w:keepNext/>
              <w:spacing w:after="60"/>
              <w:jc w:val="center"/>
            </w:pPr>
            <w:r>
              <w:rPr>
                <w:rFonts w:ascii="Calibri" w:hAnsi="Calibri"/>
                <w:sz w:val="20"/>
              </w:rPr>
              <w:t>6,289</w:t>
            </w:r>
          </w:p>
        </w:tc>
        <w:tc>
          <w:tcPr>
            <w:tcW w:w="0" w:type="auto"/>
            <w:tcBorders>
              <w:top w:val="single" w:sz="0" w:space="0" w:color="D3D3D3"/>
              <w:left w:val="single" w:sz="0" w:space="0" w:color="D3D3D3"/>
              <w:bottom w:val="single" w:sz="0" w:space="0" w:color="D3D3D3"/>
              <w:right w:val="single" w:sz="0" w:space="0" w:color="D3D3D3"/>
            </w:tcBorders>
          </w:tcPr>
          <w:p w14:paraId="45EF7D23" w14:textId="77777777" w:rsidR="00E63349" w:rsidRDefault="00000000">
            <w:pPr>
              <w:keepNext/>
              <w:spacing w:after="60"/>
              <w:jc w:val="center"/>
            </w:pPr>
            <w:r>
              <w:rPr>
                <w:rFonts w:ascii="Calibri" w:hAnsi="Calibri"/>
                <w:sz w:val="20"/>
              </w:rPr>
              <w:t>6,264</w:t>
            </w:r>
          </w:p>
        </w:tc>
        <w:tc>
          <w:tcPr>
            <w:tcW w:w="0" w:type="auto"/>
            <w:tcBorders>
              <w:top w:val="single" w:sz="0" w:space="0" w:color="D3D3D3"/>
              <w:left w:val="single" w:sz="0" w:space="0" w:color="D3D3D3"/>
              <w:bottom w:val="single" w:sz="0" w:space="0" w:color="D3D3D3"/>
              <w:right w:val="single" w:sz="0" w:space="0" w:color="D3D3D3"/>
            </w:tcBorders>
          </w:tcPr>
          <w:p w14:paraId="0FA07C9D" w14:textId="77777777" w:rsidR="00E63349" w:rsidRDefault="00000000">
            <w:pPr>
              <w:keepNext/>
              <w:spacing w:after="60"/>
              <w:jc w:val="center"/>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1AD93ECC" w14:textId="77777777" w:rsidR="00E63349"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1B4ACE96" w14:textId="77777777" w:rsidR="00E63349" w:rsidRDefault="00000000">
            <w:pPr>
              <w:keepNext/>
              <w:spacing w:after="60"/>
              <w:jc w:val="center"/>
            </w:pPr>
            <w:r>
              <w:rPr>
                <w:rFonts w:ascii="Calibri" w:hAnsi="Calibri"/>
                <w:sz w:val="20"/>
              </w:rPr>
              <w:t>45.9</w:t>
            </w:r>
          </w:p>
        </w:tc>
        <w:tc>
          <w:tcPr>
            <w:tcW w:w="0" w:type="auto"/>
            <w:tcBorders>
              <w:top w:val="single" w:sz="0" w:space="0" w:color="D3D3D3"/>
              <w:left w:val="single" w:sz="0" w:space="0" w:color="D3D3D3"/>
              <w:bottom w:val="single" w:sz="0" w:space="0" w:color="D3D3D3"/>
              <w:right w:val="single" w:sz="0" w:space="0" w:color="D3D3D3"/>
            </w:tcBorders>
          </w:tcPr>
          <w:p w14:paraId="1FE405FE" w14:textId="77777777" w:rsidR="00E63349" w:rsidRDefault="00000000">
            <w:pPr>
              <w:keepNext/>
              <w:spacing w:after="60"/>
              <w:jc w:val="center"/>
            </w:pPr>
            <w:r>
              <w:rPr>
                <w:rFonts w:ascii="Calibri" w:hAnsi="Calibri"/>
                <w:sz w:val="20"/>
              </w:rPr>
              <w:t>58.5</w:t>
            </w:r>
          </w:p>
        </w:tc>
      </w:tr>
      <w:tr w:rsidR="00E63349" w14:paraId="48A615C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3EEDA4" w14:textId="77777777" w:rsidR="00E63349" w:rsidRDefault="00000000">
            <w:pPr>
              <w:keepNext/>
              <w:spacing w:after="60"/>
            </w:pPr>
            <w:r>
              <w:rPr>
                <w:rFonts w:ascii="Calibri" w:hAnsi="Calibri"/>
                <w:sz w:val="20"/>
              </w:rPr>
              <w:t>Tunisia</w:t>
            </w:r>
          </w:p>
        </w:tc>
        <w:tc>
          <w:tcPr>
            <w:tcW w:w="0" w:type="auto"/>
            <w:tcBorders>
              <w:top w:val="single" w:sz="0" w:space="0" w:color="D3D3D3"/>
              <w:left w:val="single" w:sz="0" w:space="0" w:color="D3D3D3"/>
              <w:bottom w:val="single" w:sz="0" w:space="0" w:color="D3D3D3"/>
              <w:right w:val="single" w:sz="0" w:space="0" w:color="D3D3D3"/>
            </w:tcBorders>
          </w:tcPr>
          <w:p w14:paraId="572F84EB" w14:textId="77777777" w:rsidR="00E63349" w:rsidRDefault="00000000">
            <w:pPr>
              <w:keepNext/>
              <w:spacing w:after="60"/>
              <w:jc w:val="center"/>
            </w:pPr>
            <w:r>
              <w:rPr>
                <w:rFonts w:ascii="Calibri" w:hAnsi="Calibri"/>
                <w:sz w:val="20"/>
              </w:rPr>
              <w:t>7,469</w:t>
            </w:r>
          </w:p>
        </w:tc>
        <w:tc>
          <w:tcPr>
            <w:tcW w:w="0" w:type="auto"/>
            <w:tcBorders>
              <w:top w:val="single" w:sz="0" w:space="0" w:color="D3D3D3"/>
              <w:left w:val="single" w:sz="0" w:space="0" w:color="D3D3D3"/>
              <w:bottom w:val="single" w:sz="0" w:space="0" w:color="D3D3D3"/>
              <w:right w:val="single" w:sz="0" w:space="0" w:color="D3D3D3"/>
            </w:tcBorders>
          </w:tcPr>
          <w:p w14:paraId="550B0B21" w14:textId="77777777" w:rsidR="00E63349" w:rsidRDefault="00000000">
            <w:pPr>
              <w:keepNext/>
              <w:spacing w:after="60"/>
              <w:jc w:val="center"/>
            </w:pPr>
            <w:r>
              <w:rPr>
                <w:rFonts w:ascii="Calibri" w:hAnsi="Calibri"/>
                <w:sz w:val="20"/>
              </w:rPr>
              <w:t>11,581</w:t>
            </w:r>
          </w:p>
        </w:tc>
        <w:tc>
          <w:tcPr>
            <w:tcW w:w="0" w:type="auto"/>
            <w:tcBorders>
              <w:top w:val="single" w:sz="0" w:space="0" w:color="D3D3D3"/>
              <w:left w:val="single" w:sz="0" w:space="0" w:color="D3D3D3"/>
              <w:bottom w:val="single" w:sz="0" w:space="0" w:color="D3D3D3"/>
              <w:right w:val="single" w:sz="0" w:space="0" w:color="D3D3D3"/>
            </w:tcBorders>
          </w:tcPr>
          <w:p w14:paraId="23B6D013"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7592FA3" w14:textId="77777777" w:rsidR="00E63349" w:rsidRDefault="00000000">
            <w:pPr>
              <w:keepNext/>
              <w:spacing w:after="60"/>
              <w:jc w:val="center"/>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38545AC" w14:textId="77777777" w:rsidR="00E63349" w:rsidRDefault="00000000">
            <w:pPr>
              <w:keepNext/>
              <w:spacing w:after="60"/>
              <w:jc w:val="center"/>
            </w:pPr>
            <w:r>
              <w:rPr>
                <w:rFonts w:ascii="Calibri" w:hAnsi="Calibri"/>
                <w:sz w:val="20"/>
              </w:rPr>
              <w:t>25.9</w:t>
            </w:r>
          </w:p>
        </w:tc>
        <w:tc>
          <w:tcPr>
            <w:tcW w:w="0" w:type="auto"/>
            <w:tcBorders>
              <w:top w:val="single" w:sz="0" w:space="0" w:color="D3D3D3"/>
              <w:left w:val="single" w:sz="0" w:space="0" w:color="D3D3D3"/>
              <w:bottom w:val="single" w:sz="0" w:space="0" w:color="D3D3D3"/>
              <w:right w:val="single" w:sz="0" w:space="0" w:color="D3D3D3"/>
            </w:tcBorders>
          </w:tcPr>
          <w:p w14:paraId="5ACEBFEF" w14:textId="77777777" w:rsidR="00E63349" w:rsidRDefault="00000000">
            <w:pPr>
              <w:keepNext/>
              <w:spacing w:after="60"/>
              <w:jc w:val="center"/>
            </w:pPr>
            <w:r>
              <w:rPr>
                <w:rFonts w:ascii="Calibri" w:hAnsi="Calibri"/>
                <w:sz w:val="20"/>
              </w:rPr>
              <w:t>55.7</w:t>
            </w:r>
          </w:p>
        </w:tc>
      </w:tr>
      <w:tr w:rsidR="00E63349" w14:paraId="4BCFECC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9D7677" w14:textId="77777777" w:rsidR="00E63349" w:rsidRDefault="00000000">
            <w:pPr>
              <w:keepNext/>
              <w:spacing w:after="60"/>
            </w:pPr>
            <w:r>
              <w:rPr>
                <w:rFonts w:ascii="Calibri" w:hAnsi="Calibri"/>
                <w:sz w:val="20"/>
              </w:rPr>
              <w:t>Uganda</w:t>
            </w:r>
          </w:p>
        </w:tc>
        <w:tc>
          <w:tcPr>
            <w:tcW w:w="0" w:type="auto"/>
            <w:tcBorders>
              <w:top w:val="single" w:sz="0" w:space="0" w:color="D3D3D3"/>
              <w:left w:val="single" w:sz="0" w:space="0" w:color="D3D3D3"/>
              <w:bottom w:val="single" w:sz="0" w:space="0" w:color="D3D3D3"/>
              <w:right w:val="single" w:sz="0" w:space="0" w:color="D3D3D3"/>
            </w:tcBorders>
          </w:tcPr>
          <w:p w14:paraId="01D6758C" w14:textId="77777777" w:rsidR="00E63349" w:rsidRDefault="00000000">
            <w:pPr>
              <w:keepNext/>
              <w:spacing w:after="60"/>
              <w:jc w:val="center"/>
            </w:pPr>
            <w:r>
              <w:rPr>
                <w:rFonts w:ascii="Calibri" w:hAnsi="Calibri"/>
                <w:sz w:val="20"/>
              </w:rPr>
              <w:t>27,642</w:t>
            </w:r>
          </w:p>
        </w:tc>
        <w:tc>
          <w:tcPr>
            <w:tcW w:w="0" w:type="auto"/>
            <w:tcBorders>
              <w:top w:val="single" w:sz="0" w:space="0" w:color="D3D3D3"/>
              <w:left w:val="single" w:sz="0" w:space="0" w:color="D3D3D3"/>
              <w:bottom w:val="single" w:sz="0" w:space="0" w:color="D3D3D3"/>
              <w:right w:val="single" w:sz="0" w:space="0" w:color="D3D3D3"/>
            </w:tcBorders>
          </w:tcPr>
          <w:p w14:paraId="1B6825D2" w14:textId="77777777" w:rsidR="00E63349" w:rsidRDefault="00000000">
            <w:pPr>
              <w:keepNext/>
              <w:spacing w:after="60"/>
              <w:jc w:val="center"/>
            </w:pPr>
            <w:r>
              <w:rPr>
                <w:rFonts w:ascii="Calibri" w:hAnsi="Calibri"/>
                <w:sz w:val="20"/>
              </w:rPr>
              <w:t>30,414</w:t>
            </w:r>
          </w:p>
        </w:tc>
        <w:tc>
          <w:tcPr>
            <w:tcW w:w="0" w:type="auto"/>
            <w:tcBorders>
              <w:top w:val="single" w:sz="0" w:space="0" w:color="D3D3D3"/>
              <w:left w:val="single" w:sz="0" w:space="0" w:color="D3D3D3"/>
              <w:bottom w:val="single" w:sz="0" w:space="0" w:color="D3D3D3"/>
              <w:right w:val="single" w:sz="0" w:space="0" w:color="D3D3D3"/>
            </w:tcBorders>
          </w:tcPr>
          <w:p w14:paraId="057FB858" w14:textId="77777777" w:rsidR="00E63349" w:rsidRDefault="00000000">
            <w:pPr>
              <w:keepNext/>
              <w:spacing w:after="60"/>
              <w:jc w:val="center"/>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0FCFC44A" w14:textId="77777777" w:rsidR="00E63349" w:rsidRDefault="00000000">
            <w:pPr>
              <w:keepNext/>
              <w:spacing w:after="60"/>
              <w:jc w:val="center"/>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30AA06D4" w14:textId="77777777" w:rsidR="00E63349" w:rsidRDefault="00000000">
            <w:pPr>
              <w:keepNext/>
              <w:spacing w:after="60"/>
              <w:jc w:val="center"/>
            </w:pPr>
            <w:r>
              <w:rPr>
                <w:rFonts w:ascii="Calibri" w:hAnsi="Calibri"/>
                <w:sz w:val="20"/>
              </w:rPr>
              <w:t>80.5</w:t>
            </w:r>
          </w:p>
        </w:tc>
        <w:tc>
          <w:tcPr>
            <w:tcW w:w="0" w:type="auto"/>
            <w:tcBorders>
              <w:top w:val="single" w:sz="0" w:space="0" w:color="D3D3D3"/>
              <w:left w:val="single" w:sz="0" w:space="0" w:color="D3D3D3"/>
              <w:bottom w:val="single" w:sz="0" w:space="0" w:color="D3D3D3"/>
              <w:right w:val="single" w:sz="0" w:space="0" w:color="D3D3D3"/>
            </w:tcBorders>
          </w:tcPr>
          <w:p w14:paraId="05D4B27C" w14:textId="77777777" w:rsidR="00E63349" w:rsidRDefault="00000000">
            <w:pPr>
              <w:keepNext/>
              <w:spacing w:after="60"/>
              <w:jc w:val="center"/>
            </w:pPr>
            <w:r>
              <w:rPr>
                <w:rFonts w:ascii="Calibri" w:hAnsi="Calibri"/>
                <w:sz w:val="20"/>
              </w:rPr>
              <w:t>81.1</w:t>
            </w:r>
          </w:p>
        </w:tc>
      </w:tr>
      <w:tr w:rsidR="00E63349" w14:paraId="3D46D2C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BA7A50" w14:textId="77777777" w:rsidR="00E63349" w:rsidRDefault="00000000">
            <w:pPr>
              <w:keepNext/>
              <w:spacing w:after="60"/>
            </w:pPr>
            <w:r>
              <w:rPr>
                <w:rFonts w:ascii="Calibri" w:hAnsi="Calibri"/>
                <w:sz w:val="20"/>
              </w:rPr>
              <w:t>Ukraine</w:t>
            </w:r>
          </w:p>
        </w:tc>
        <w:tc>
          <w:tcPr>
            <w:tcW w:w="0" w:type="auto"/>
            <w:tcBorders>
              <w:top w:val="single" w:sz="0" w:space="0" w:color="D3D3D3"/>
              <w:left w:val="single" w:sz="0" w:space="0" w:color="D3D3D3"/>
              <w:bottom w:val="single" w:sz="0" w:space="0" w:color="D3D3D3"/>
              <w:right w:val="single" w:sz="0" w:space="0" w:color="D3D3D3"/>
            </w:tcBorders>
          </w:tcPr>
          <w:p w14:paraId="46F30C81" w14:textId="77777777" w:rsidR="00E63349" w:rsidRDefault="00000000">
            <w:pPr>
              <w:keepNext/>
              <w:spacing w:after="60"/>
              <w:jc w:val="center"/>
            </w:pPr>
            <w:r>
              <w:rPr>
                <w:rFonts w:ascii="Calibri" w:hAnsi="Calibri"/>
                <w:sz w:val="20"/>
              </w:rPr>
              <w:t>15,866</w:t>
            </w:r>
          </w:p>
        </w:tc>
        <w:tc>
          <w:tcPr>
            <w:tcW w:w="0" w:type="auto"/>
            <w:tcBorders>
              <w:top w:val="single" w:sz="0" w:space="0" w:color="D3D3D3"/>
              <w:left w:val="single" w:sz="0" w:space="0" w:color="D3D3D3"/>
              <w:bottom w:val="single" w:sz="0" w:space="0" w:color="D3D3D3"/>
              <w:right w:val="single" w:sz="0" w:space="0" w:color="D3D3D3"/>
            </w:tcBorders>
          </w:tcPr>
          <w:p w14:paraId="7533889B" w14:textId="77777777" w:rsidR="00E63349" w:rsidRDefault="00000000">
            <w:pPr>
              <w:keepNext/>
              <w:spacing w:after="60"/>
              <w:jc w:val="center"/>
            </w:pPr>
            <w:r>
              <w:rPr>
                <w:rFonts w:ascii="Calibri" w:hAnsi="Calibri"/>
                <w:sz w:val="20"/>
              </w:rPr>
              <w:t>17,937</w:t>
            </w:r>
          </w:p>
        </w:tc>
        <w:tc>
          <w:tcPr>
            <w:tcW w:w="0" w:type="auto"/>
            <w:tcBorders>
              <w:top w:val="single" w:sz="0" w:space="0" w:color="D3D3D3"/>
              <w:left w:val="single" w:sz="0" w:space="0" w:color="D3D3D3"/>
              <w:bottom w:val="single" w:sz="0" w:space="0" w:color="D3D3D3"/>
              <w:right w:val="single" w:sz="0" w:space="0" w:color="D3D3D3"/>
            </w:tcBorders>
          </w:tcPr>
          <w:p w14:paraId="550C87B0" w14:textId="77777777" w:rsidR="00E63349"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5CBE3BA2" w14:textId="77777777" w:rsidR="00E63349" w:rsidRDefault="00000000">
            <w:pPr>
              <w:keepNext/>
              <w:spacing w:after="60"/>
              <w:jc w:val="center"/>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0902A7BF" w14:textId="77777777" w:rsidR="00E63349" w:rsidRDefault="00000000">
            <w:pPr>
              <w:keepNext/>
              <w:spacing w:after="60"/>
              <w:jc w:val="center"/>
            </w:pPr>
            <w:r>
              <w:rPr>
                <w:rFonts w:ascii="Calibri" w:hAnsi="Calibri"/>
                <w:sz w:val="20"/>
              </w:rPr>
              <w:t>45.4</w:t>
            </w:r>
          </w:p>
        </w:tc>
        <w:tc>
          <w:tcPr>
            <w:tcW w:w="0" w:type="auto"/>
            <w:tcBorders>
              <w:top w:val="single" w:sz="0" w:space="0" w:color="D3D3D3"/>
              <w:left w:val="single" w:sz="0" w:space="0" w:color="D3D3D3"/>
              <w:bottom w:val="single" w:sz="0" w:space="0" w:color="D3D3D3"/>
              <w:right w:val="single" w:sz="0" w:space="0" w:color="D3D3D3"/>
            </w:tcBorders>
          </w:tcPr>
          <w:p w14:paraId="45EA0175" w14:textId="77777777" w:rsidR="00E63349" w:rsidRDefault="00000000">
            <w:pPr>
              <w:keepNext/>
              <w:spacing w:after="60"/>
              <w:jc w:val="center"/>
            </w:pPr>
            <w:r>
              <w:rPr>
                <w:rFonts w:ascii="Calibri" w:hAnsi="Calibri"/>
                <w:sz w:val="20"/>
              </w:rPr>
              <w:t>46.4</w:t>
            </w:r>
          </w:p>
        </w:tc>
      </w:tr>
      <w:tr w:rsidR="00E63349" w14:paraId="032878D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0FE325" w14:textId="77777777" w:rsidR="00E63349" w:rsidRDefault="00000000">
            <w:pPr>
              <w:keepNext/>
              <w:spacing w:after="60"/>
            </w:pPr>
            <w:r>
              <w:rPr>
                <w:rFonts w:ascii="Calibri" w:hAnsi="Calibri"/>
                <w:sz w:val="20"/>
              </w:rPr>
              <w:t>Uzbekistan</w:t>
            </w:r>
          </w:p>
        </w:tc>
        <w:tc>
          <w:tcPr>
            <w:tcW w:w="0" w:type="auto"/>
            <w:tcBorders>
              <w:top w:val="single" w:sz="0" w:space="0" w:color="D3D3D3"/>
              <w:left w:val="single" w:sz="0" w:space="0" w:color="D3D3D3"/>
              <w:bottom w:val="single" w:sz="0" w:space="0" w:color="D3D3D3"/>
              <w:right w:val="single" w:sz="0" w:space="0" w:color="D3D3D3"/>
            </w:tcBorders>
          </w:tcPr>
          <w:p w14:paraId="3989E2A6" w14:textId="77777777" w:rsidR="00E63349" w:rsidRDefault="00000000">
            <w:pPr>
              <w:keepNext/>
              <w:spacing w:after="60"/>
              <w:jc w:val="center"/>
            </w:pPr>
            <w:r>
              <w:rPr>
                <w:rFonts w:ascii="Calibri" w:hAnsi="Calibri"/>
                <w:sz w:val="20"/>
              </w:rPr>
              <w:t>12,307</w:t>
            </w:r>
          </w:p>
        </w:tc>
        <w:tc>
          <w:tcPr>
            <w:tcW w:w="0" w:type="auto"/>
            <w:tcBorders>
              <w:top w:val="single" w:sz="0" w:space="0" w:color="D3D3D3"/>
              <w:left w:val="single" w:sz="0" w:space="0" w:color="D3D3D3"/>
              <w:bottom w:val="single" w:sz="0" w:space="0" w:color="D3D3D3"/>
              <w:right w:val="single" w:sz="0" w:space="0" w:color="D3D3D3"/>
            </w:tcBorders>
          </w:tcPr>
          <w:p w14:paraId="79C8DCD5" w14:textId="77777777" w:rsidR="00E63349" w:rsidRDefault="00000000">
            <w:pPr>
              <w:keepNext/>
              <w:spacing w:after="60"/>
              <w:jc w:val="center"/>
            </w:pPr>
            <w:r>
              <w:rPr>
                <w:rFonts w:ascii="Calibri" w:hAnsi="Calibri"/>
                <w:sz w:val="20"/>
              </w:rPr>
              <w:t>19,245</w:t>
            </w:r>
          </w:p>
        </w:tc>
        <w:tc>
          <w:tcPr>
            <w:tcW w:w="0" w:type="auto"/>
            <w:tcBorders>
              <w:top w:val="single" w:sz="0" w:space="0" w:color="D3D3D3"/>
              <w:left w:val="single" w:sz="0" w:space="0" w:color="D3D3D3"/>
              <w:bottom w:val="single" w:sz="0" w:space="0" w:color="D3D3D3"/>
              <w:right w:val="single" w:sz="0" w:space="0" w:color="D3D3D3"/>
            </w:tcBorders>
          </w:tcPr>
          <w:p w14:paraId="29CCD21D"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1A56A65" w14:textId="77777777" w:rsidR="00E63349" w:rsidRDefault="00000000">
            <w:pPr>
              <w:keepNext/>
              <w:spacing w:after="60"/>
              <w:jc w:val="center"/>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1EF5F96" w14:textId="77777777" w:rsidR="00E63349" w:rsidRDefault="00000000">
            <w:pPr>
              <w:keepNext/>
              <w:spacing w:after="60"/>
              <w:jc w:val="center"/>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4732CE7D" w14:textId="77777777" w:rsidR="00E63349" w:rsidRDefault="00000000">
            <w:pPr>
              <w:keepNext/>
              <w:spacing w:after="60"/>
              <w:jc w:val="center"/>
            </w:pPr>
            <w:r>
              <w:rPr>
                <w:rFonts w:ascii="Calibri" w:hAnsi="Calibri"/>
                <w:sz w:val="20"/>
              </w:rPr>
              <w:t>6.6</w:t>
            </w:r>
          </w:p>
        </w:tc>
      </w:tr>
      <w:tr w:rsidR="00E63349" w14:paraId="1A84ED5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AF9084" w14:textId="77777777" w:rsidR="00E63349" w:rsidRDefault="00000000">
            <w:pPr>
              <w:keepNext/>
              <w:spacing w:after="60"/>
            </w:pPr>
            <w:r>
              <w:rPr>
                <w:rFonts w:ascii="Calibri" w:hAnsi="Calibri"/>
                <w:sz w:val="20"/>
              </w:rPr>
              <w:t>Vanuatu</w:t>
            </w:r>
          </w:p>
        </w:tc>
        <w:tc>
          <w:tcPr>
            <w:tcW w:w="0" w:type="auto"/>
            <w:tcBorders>
              <w:top w:val="single" w:sz="0" w:space="0" w:color="D3D3D3"/>
              <w:left w:val="single" w:sz="0" w:space="0" w:color="D3D3D3"/>
              <w:bottom w:val="single" w:sz="0" w:space="0" w:color="D3D3D3"/>
              <w:right w:val="single" w:sz="0" w:space="0" w:color="D3D3D3"/>
            </w:tcBorders>
          </w:tcPr>
          <w:p w14:paraId="6447E056"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34761F8E"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32A55C09"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CC889C2" w14:textId="77777777" w:rsidR="00E63349" w:rsidRDefault="00000000">
            <w:pPr>
              <w:keepNext/>
              <w:spacing w:after="60"/>
              <w:jc w:val="center"/>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4598BB5" w14:textId="77777777" w:rsidR="00E63349" w:rsidRDefault="00000000">
            <w:pPr>
              <w:keepNext/>
              <w:spacing w:after="60"/>
              <w:jc w:val="center"/>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7A514304" w14:textId="77777777" w:rsidR="00E63349" w:rsidRDefault="00000000">
            <w:pPr>
              <w:keepNext/>
              <w:spacing w:after="60"/>
              <w:jc w:val="center"/>
            </w:pPr>
            <w:r>
              <w:rPr>
                <w:rFonts w:ascii="Calibri" w:hAnsi="Calibri"/>
                <w:sz w:val="20"/>
              </w:rPr>
              <w:t>15.8</w:t>
            </w:r>
          </w:p>
        </w:tc>
      </w:tr>
      <w:tr w:rsidR="00E63349" w14:paraId="750091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92B477" w14:textId="77777777" w:rsidR="00E63349" w:rsidRDefault="00000000">
            <w:pPr>
              <w:keepNext/>
              <w:spacing w:after="60"/>
            </w:pPr>
            <w:r>
              <w:rPr>
                <w:rFonts w:ascii="Calibri" w:hAnsi="Calibri"/>
                <w:sz w:val="20"/>
              </w:rPr>
              <w:t>Viet Nam</w:t>
            </w:r>
          </w:p>
        </w:tc>
        <w:tc>
          <w:tcPr>
            <w:tcW w:w="0" w:type="auto"/>
            <w:tcBorders>
              <w:top w:val="single" w:sz="0" w:space="0" w:color="D3D3D3"/>
              <w:left w:val="single" w:sz="0" w:space="0" w:color="D3D3D3"/>
              <w:bottom w:val="single" w:sz="0" w:space="0" w:color="D3D3D3"/>
              <w:right w:val="single" w:sz="0" w:space="0" w:color="D3D3D3"/>
            </w:tcBorders>
          </w:tcPr>
          <w:p w14:paraId="2F223577" w14:textId="77777777" w:rsidR="00E63349" w:rsidRDefault="00000000">
            <w:pPr>
              <w:keepNext/>
              <w:spacing w:after="60"/>
              <w:jc w:val="center"/>
            </w:pPr>
            <w:r>
              <w:rPr>
                <w:rFonts w:ascii="Calibri" w:hAnsi="Calibri"/>
                <w:sz w:val="20"/>
              </w:rPr>
              <w:t>5,674</w:t>
            </w:r>
          </w:p>
        </w:tc>
        <w:tc>
          <w:tcPr>
            <w:tcW w:w="0" w:type="auto"/>
            <w:tcBorders>
              <w:top w:val="single" w:sz="0" w:space="0" w:color="D3D3D3"/>
              <w:left w:val="single" w:sz="0" w:space="0" w:color="D3D3D3"/>
              <w:bottom w:val="single" w:sz="0" w:space="0" w:color="D3D3D3"/>
              <w:right w:val="single" w:sz="0" w:space="0" w:color="D3D3D3"/>
            </w:tcBorders>
          </w:tcPr>
          <w:p w14:paraId="4E69D000" w14:textId="77777777" w:rsidR="00E63349" w:rsidRDefault="00000000">
            <w:pPr>
              <w:keepNext/>
              <w:spacing w:after="60"/>
              <w:jc w:val="center"/>
            </w:pPr>
            <w:r>
              <w:rPr>
                <w:rFonts w:ascii="Calibri" w:hAnsi="Calibri"/>
                <w:sz w:val="20"/>
              </w:rPr>
              <w:t>21,180</w:t>
            </w:r>
          </w:p>
        </w:tc>
        <w:tc>
          <w:tcPr>
            <w:tcW w:w="0" w:type="auto"/>
            <w:tcBorders>
              <w:top w:val="single" w:sz="0" w:space="0" w:color="D3D3D3"/>
              <w:left w:val="single" w:sz="0" w:space="0" w:color="D3D3D3"/>
              <w:bottom w:val="single" w:sz="0" w:space="0" w:color="D3D3D3"/>
              <w:right w:val="single" w:sz="0" w:space="0" w:color="D3D3D3"/>
            </w:tcBorders>
          </w:tcPr>
          <w:p w14:paraId="4C5D6B90" w14:textId="77777777" w:rsidR="00E63349"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6F44BCE" w14:textId="77777777" w:rsidR="00E63349" w:rsidRDefault="00000000">
            <w:pPr>
              <w:keepNext/>
              <w:spacing w:after="60"/>
              <w:jc w:val="center"/>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50CE52B" w14:textId="77777777" w:rsidR="00E63349" w:rsidRDefault="00000000">
            <w:pPr>
              <w:keepNext/>
              <w:spacing w:after="60"/>
              <w:jc w:val="center"/>
            </w:pPr>
            <w:r>
              <w:rPr>
                <w:rFonts w:ascii="Calibri" w:hAnsi="Calibri"/>
                <w:sz w:val="20"/>
              </w:rPr>
              <w:t>8.4</w:t>
            </w:r>
          </w:p>
        </w:tc>
        <w:tc>
          <w:tcPr>
            <w:tcW w:w="0" w:type="auto"/>
            <w:tcBorders>
              <w:top w:val="single" w:sz="0" w:space="0" w:color="D3D3D3"/>
              <w:left w:val="single" w:sz="0" w:space="0" w:color="D3D3D3"/>
              <w:bottom w:val="single" w:sz="0" w:space="0" w:color="D3D3D3"/>
              <w:right w:val="single" w:sz="0" w:space="0" w:color="D3D3D3"/>
            </w:tcBorders>
          </w:tcPr>
          <w:p w14:paraId="6AC07976" w14:textId="77777777" w:rsidR="00E63349" w:rsidRDefault="00000000">
            <w:pPr>
              <w:keepNext/>
              <w:spacing w:after="60"/>
              <w:jc w:val="center"/>
            </w:pPr>
            <w:r>
              <w:rPr>
                <w:rFonts w:ascii="Calibri" w:hAnsi="Calibri"/>
                <w:sz w:val="20"/>
              </w:rPr>
              <w:t>17.7</w:t>
            </w:r>
          </w:p>
        </w:tc>
      </w:tr>
      <w:tr w:rsidR="00E63349" w14:paraId="7052D76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2D7E6" w14:textId="77777777" w:rsidR="00E63349" w:rsidRDefault="00000000">
            <w:pPr>
              <w:keepNext/>
              <w:spacing w:after="60"/>
            </w:pPr>
            <w:r>
              <w:rPr>
                <w:rFonts w:ascii="Calibri" w:hAnsi="Calibri"/>
                <w:sz w:val="20"/>
              </w:rPr>
              <w:t>Yemen, Rep.</w:t>
            </w:r>
          </w:p>
        </w:tc>
        <w:tc>
          <w:tcPr>
            <w:tcW w:w="0" w:type="auto"/>
            <w:tcBorders>
              <w:top w:val="single" w:sz="0" w:space="0" w:color="D3D3D3"/>
              <w:left w:val="single" w:sz="0" w:space="0" w:color="D3D3D3"/>
              <w:bottom w:val="single" w:sz="0" w:space="0" w:color="D3D3D3"/>
              <w:right w:val="single" w:sz="0" w:space="0" w:color="D3D3D3"/>
            </w:tcBorders>
          </w:tcPr>
          <w:p w14:paraId="668151DE" w14:textId="77777777" w:rsidR="00E63349" w:rsidRDefault="00000000">
            <w:pPr>
              <w:keepNext/>
              <w:spacing w:after="60"/>
              <w:jc w:val="center"/>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A2E9E26" w14:textId="77777777" w:rsidR="00E63349" w:rsidRDefault="00000000">
            <w:pPr>
              <w:keepNext/>
              <w:spacing w:after="60"/>
              <w:jc w:val="center"/>
            </w:pPr>
            <w:r>
              <w:rPr>
                <w:rFonts w:ascii="Calibri" w:hAnsi="Calibri"/>
                <w:sz w:val="20"/>
              </w:rPr>
              <w:t>2,801</w:t>
            </w:r>
          </w:p>
        </w:tc>
        <w:tc>
          <w:tcPr>
            <w:tcW w:w="0" w:type="auto"/>
            <w:tcBorders>
              <w:top w:val="single" w:sz="0" w:space="0" w:color="D3D3D3"/>
              <w:left w:val="single" w:sz="0" w:space="0" w:color="D3D3D3"/>
              <w:bottom w:val="single" w:sz="0" w:space="0" w:color="D3D3D3"/>
              <w:right w:val="single" w:sz="0" w:space="0" w:color="D3D3D3"/>
            </w:tcBorders>
          </w:tcPr>
          <w:p w14:paraId="3975CBE1"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71B59CA"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F509F87"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304F5B5" w14:textId="77777777" w:rsidR="00E63349" w:rsidRDefault="00000000">
            <w:pPr>
              <w:keepNext/>
              <w:spacing w:after="60"/>
              <w:jc w:val="center"/>
            </w:pPr>
            <w:r>
              <w:rPr>
                <w:rFonts w:ascii="Calibri" w:hAnsi="Calibri"/>
                <w:sz w:val="20"/>
              </w:rPr>
              <w:t>0.2</w:t>
            </w:r>
          </w:p>
        </w:tc>
      </w:tr>
      <w:tr w:rsidR="00E63349" w14:paraId="7A3838D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1D67AD" w14:textId="77777777" w:rsidR="00E63349" w:rsidRDefault="00000000">
            <w:pPr>
              <w:keepNext/>
              <w:spacing w:after="60"/>
            </w:pPr>
            <w:r>
              <w:rPr>
                <w:rFonts w:ascii="Calibri" w:hAnsi="Calibri"/>
                <w:sz w:val="20"/>
              </w:rPr>
              <w:t>Zambia</w:t>
            </w:r>
          </w:p>
        </w:tc>
        <w:tc>
          <w:tcPr>
            <w:tcW w:w="0" w:type="auto"/>
            <w:tcBorders>
              <w:top w:val="single" w:sz="0" w:space="0" w:color="D3D3D3"/>
              <w:left w:val="single" w:sz="0" w:space="0" w:color="D3D3D3"/>
              <w:bottom w:val="single" w:sz="0" w:space="0" w:color="D3D3D3"/>
              <w:right w:val="single" w:sz="0" w:space="0" w:color="D3D3D3"/>
            </w:tcBorders>
          </w:tcPr>
          <w:p w14:paraId="441F34AF" w14:textId="77777777" w:rsidR="00E63349" w:rsidRDefault="00000000">
            <w:pPr>
              <w:keepNext/>
              <w:spacing w:after="60"/>
              <w:jc w:val="center"/>
            </w:pPr>
            <w:r>
              <w:rPr>
                <w:rFonts w:ascii="Calibri" w:hAnsi="Calibri"/>
                <w:sz w:val="20"/>
              </w:rPr>
              <w:t>239,426</w:t>
            </w:r>
          </w:p>
        </w:tc>
        <w:tc>
          <w:tcPr>
            <w:tcW w:w="0" w:type="auto"/>
            <w:tcBorders>
              <w:top w:val="single" w:sz="0" w:space="0" w:color="D3D3D3"/>
              <w:left w:val="single" w:sz="0" w:space="0" w:color="D3D3D3"/>
              <w:bottom w:val="single" w:sz="0" w:space="0" w:color="D3D3D3"/>
              <w:right w:val="single" w:sz="0" w:space="0" w:color="D3D3D3"/>
            </w:tcBorders>
          </w:tcPr>
          <w:p w14:paraId="7C34F96F" w14:textId="77777777" w:rsidR="00E63349" w:rsidRDefault="00000000">
            <w:pPr>
              <w:keepNext/>
              <w:spacing w:after="60"/>
              <w:jc w:val="center"/>
            </w:pPr>
            <w:r>
              <w:rPr>
                <w:rFonts w:ascii="Calibri" w:hAnsi="Calibri"/>
                <w:sz w:val="20"/>
              </w:rPr>
              <w:t>243,563</w:t>
            </w:r>
          </w:p>
        </w:tc>
        <w:tc>
          <w:tcPr>
            <w:tcW w:w="0" w:type="auto"/>
            <w:tcBorders>
              <w:top w:val="single" w:sz="0" w:space="0" w:color="D3D3D3"/>
              <w:left w:val="single" w:sz="0" w:space="0" w:color="D3D3D3"/>
              <w:bottom w:val="single" w:sz="0" w:space="0" w:color="D3D3D3"/>
              <w:right w:val="single" w:sz="0" w:space="0" w:color="D3D3D3"/>
            </w:tcBorders>
          </w:tcPr>
          <w:p w14:paraId="17520BB1" w14:textId="77777777" w:rsidR="00E63349"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41973C39" w14:textId="77777777" w:rsidR="00E63349" w:rsidRDefault="00000000">
            <w:pPr>
              <w:keepNext/>
              <w:spacing w:after="60"/>
              <w:jc w:val="center"/>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61EE3604" w14:textId="77777777" w:rsidR="00E63349" w:rsidRDefault="00000000">
            <w:pPr>
              <w:keepNext/>
              <w:spacing w:after="60"/>
              <w:jc w:val="center"/>
            </w:pPr>
            <w:r>
              <w:rPr>
                <w:rFonts w:ascii="Calibri" w:hAnsi="Calibri"/>
                <w:sz w:val="20"/>
              </w:rPr>
              <w:t>66.0</w:t>
            </w:r>
          </w:p>
        </w:tc>
        <w:tc>
          <w:tcPr>
            <w:tcW w:w="0" w:type="auto"/>
            <w:tcBorders>
              <w:top w:val="single" w:sz="0" w:space="0" w:color="D3D3D3"/>
              <w:left w:val="single" w:sz="0" w:space="0" w:color="D3D3D3"/>
              <w:bottom w:val="single" w:sz="0" w:space="0" w:color="D3D3D3"/>
              <w:right w:val="single" w:sz="0" w:space="0" w:color="D3D3D3"/>
            </w:tcBorders>
          </w:tcPr>
          <w:p w14:paraId="0A9B1318" w14:textId="77777777" w:rsidR="00E63349" w:rsidRDefault="00000000">
            <w:pPr>
              <w:keepNext/>
              <w:spacing w:after="60"/>
              <w:jc w:val="center"/>
            </w:pPr>
            <w:r>
              <w:rPr>
                <w:rFonts w:ascii="Calibri" w:hAnsi="Calibri"/>
                <w:sz w:val="20"/>
              </w:rPr>
              <w:t>64.5</w:t>
            </w:r>
          </w:p>
        </w:tc>
      </w:tr>
      <w:tr w:rsidR="00E63349" w14:paraId="2F43484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86D23" w14:textId="77777777" w:rsidR="00E63349" w:rsidRDefault="00000000">
            <w:pPr>
              <w:keepNext/>
              <w:spacing w:after="60"/>
            </w:pPr>
            <w:r>
              <w:rPr>
                <w:rFonts w:ascii="Calibri" w:hAnsi="Calibri"/>
                <w:sz w:val="20"/>
              </w:rPr>
              <w:t>Zimbabwe</w:t>
            </w:r>
          </w:p>
        </w:tc>
        <w:tc>
          <w:tcPr>
            <w:tcW w:w="0" w:type="auto"/>
            <w:tcBorders>
              <w:top w:val="single" w:sz="0" w:space="0" w:color="D3D3D3"/>
              <w:left w:val="single" w:sz="0" w:space="0" w:color="D3D3D3"/>
              <w:bottom w:val="single" w:sz="0" w:space="0" w:color="D3D3D3"/>
              <w:right w:val="single" w:sz="0" w:space="0" w:color="D3D3D3"/>
            </w:tcBorders>
          </w:tcPr>
          <w:p w14:paraId="44AFAF02" w14:textId="77777777" w:rsidR="00E63349" w:rsidRDefault="00000000">
            <w:pPr>
              <w:keepNext/>
              <w:spacing w:after="60"/>
              <w:jc w:val="center"/>
            </w:pPr>
            <w:r>
              <w:rPr>
                <w:rFonts w:ascii="Calibri" w:hAnsi="Calibri"/>
                <w:sz w:val="20"/>
              </w:rPr>
              <w:t>49,208</w:t>
            </w:r>
          </w:p>
        </w:tc>
        <w:tc>
          <w:tcPr>
            <w:tcW w:w="0" w:type="auto"/>
            <w:tcBorders>
              <w:top w:val="single" w:sz="0" w:space="0" w:color="D3D3D3"/>
              <w:left w:val="single" w:sz="0" w:space="0" w:color="D3D3D3"/>
              <w:bottom w:val="single" w:sz="0" w:space="0" w:color="D3D3D3"/>
              <w:right w:val="single" w:sz="0" w:space="0" w:color="D3D3D3"/>
            </w:tcBorders>
          </w:tcPr>
          <w:p w14:paraId="22D9AAA8" w14:textId="77777777" w:rsidR="00E63349" w:rsidRDefault="00000000">
            <w:pPr>
              <w:keepNext/>
              <w:spacing w:after="60"/>
              <w:jc w:val="center"/>
            </w:pPr>
            <w:r>
              <w:rPr>
                <w:rFonts w:ascii="Calibri" w:hAnsi="Calibri"/>
                <w:sz w:val="20"/>
              </w:rPr>
              <w:t>78,860</w:t>
            </w:r>
          </w:p>
        </w:tc>
        <w:tc>
          <w:tcPr>
            <w:tcW w:w="0" w:type="auto"/>
            <w:tcBorders>
              <w:top w:val="single" w:sz="0" w:space="0" w:color="D3D3D3"/>
              <w:left w:val="single" w:sz="0" w:space="0" w:color="D3D3D3"/>
              <w:bottom w:val="single" w:sz="0" w:space="0" w:color="D3D3D3"/>
              <w:right w:val="single" w:sz="0" w:space="0" w:color="D3D3D3"/>
            </w:tcBorders>
          </w:tcPr>
          <w:p w14:paraId="1374BB16" w14:textId="77777777" w:rsidR="00E63349" w:rsidRDefault="00000000">
            <w:pPr>
              <w:keepNext/>
              <w:spacing w:after="60"/>
              <w:jc w:val="center"/>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0039FC7C" w14:textId="77777777" w:rsidR="00E63349" w:rsidRDefault="00000000">
            <w:pPr>
              <w:keepNext/>
              <w:spacing w:after="60"/>
              <w:jc w:val="center"/>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4B97CB15" w14:textId="77777777" w:rsidR="00E63349" w:rsidRDefault="00000000">
            <w:pPr>
              <w:keepNext/>
              <w:spacing w:after="60"/>
              <w:jc w:val="center"/>
            </w:pPr>
            <w:r>
              <w:rPr>
                <w:rFonts w:ascii="Calibri" w:hAnsi="Calibri"/>
                <w:sz w:val="20"/>
              </w:rPr>
              <w:t>12.3</w:t>
            </w:r>
          </w:p>
        </w:tc>
        <w:tc>
          <w:tcPr>
            <w:tcW w:w="0" w:type="auto"/>
            <w:tcBorders>
              <w:top w:val="single" w:sz="0" w:space="0" w:color="D3D3D3"/>
              <w:left w:val="single" w:sz="0" w:space="0" w:color="D3D3D3"/>
              <w:bottom w:val="single" w:sz="0" w:space="0" w:color="D3D3D3"/>
              <w:right w:val="single" w:sz="0" w:space="0" w:color="D3D3D3"/>
            </w:tcBorders>
          </w:tcPr>
          <w:p w14:paraId="1956BAA7" w14:textId="77777777" w:rsidR="00E63349" w:rsidRDefault="00000000">
            <w:pPr>
              <w:keepNext/>
              <w:spacing w:after="60"/>
              <w:jc w:val="center"/>
            </w:pPr>
            <w:r>
              <w:rPr>
                <w:rFonts w:ascii="Calibri" w:hAnsi="Calibri"/>
                <w:sz w:val="20"/>
              </w:rPr>
              <w:t>31.2</w:t>
            </w:r>
          </w:p>
        </w:tc>
      </w:tr>
      <w:tr w:rsidR="00E63349" w14:paraId="4330249C" w14:textId="77777777">
        <w:trPr>
          <w:cantSplit/>
          <w:jc w:val="center"/>
        </w:trPr>
        <w:tc>
          <w:tcPr>
            <w:tcW w:w="0" w:type="auto"/>
            <w:gridSpan w:val="7"/>
          </w:tcPr>
          <w:p w14:paraId="43377FD7" w14:textId="77777777" w:rsidR="00E63349" w:rsidRDefault="00000000">
            <w:pPr>
              <w:keepNext/>
              <w:spacing w:after="60"/>
            </w:pPr>
            <w:r>
              <w:rPr>
                <w:rFonts w:ascii="Calibri" w:hAnsi="Calibri"/>
                <w:sz w:val="20"/>
              </w:rPr>
              <w:t>Source: WDPA May 2021, GHSL.</w:t>
            </w:r>
          </w:p>
        </w:tc>
      </w:tr>
    </w:tbl>
    <w:p w14:paraId="28F955C8" w14:textId="77777777" w:rsidR="00E63349" w:rsidRDefault="00000000">
      <w:r>
        <w:br w:type="page"/>
      </w:r>
    </w:p>
    <w:p w14:paraId="005C9CB9" w14:textId="77777777" w:rsidR="00E63349" w:rsidRDefault="00000000">
      <w:pPr>
        <w:pStyle w:val="Titre2"/>
      </w:pPr>
      <w:bookmarkStart w:id="40" w:name="Xcae0f16d2e0e37218bd4a3cdec0fd3efefc3752"/>
      <w:bookmarkEnd w:id="39"/>
      <w:r>
        <w:lastRenderedPageBreak/>
        <w:t>Section C. Net change in population near protected areas, 2000–2020</w:t>
      </w:r>
    </w:p>
    <w:p w14:paraId="7BF5081F" w14:textId="77777777" w:rsidR="00E63349" w:rsidRDefault="00000000">
      <w:pPr>
        <w:pStyle w:val="FirstParagraph"/>
      </w:pPr>
      <w:r>
        <w:t>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14:paraId="02457FD5" w14:textId="77777777" w:rsidR="00E63349" w:rsidRDefault="00000000">
      <w:pPr>
        <w:pStyle w:val="Corpsdetexte"/>
      </w:pPr>
      <w:r>
        <w:rPr>
          <w:noProof/>
        </w:rPr>
        <w:drawing>
          <wp:inline distT="0" distB="0" distL="0" distR="0" wp14:anchorId="44BA1655" wp14:editId="31F797DE">
            <wp:extent cx="5969000" cy="373062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results/figure_s1.png"/>
                    <pic:cNvPicPr>
                      <a:picLocks noChangeAspect="1" noChangeArrowheads="1"/>
                    </pic:cNvPicPr>
                  </pic:nvPicPr>
                  <pic:blipFill>
                    <a:blip r:embed="rId15"/>
                    <a:stretch>
                      <a:fillRect/>
                    </a:stretch>
                  </pic:blipFill>
                  <pic:spPr bwMode="auto">
                    <a:xfrm>
                      <a:off x="0" y="0"/>
                      <a:ext cx="5969000" cy="3730624"/>
                    </a:xfrm>
                    <a:prstGeom prst="rect">
                      <a:avLst/>
                    </a:prstGeom>
                    <a:noFill/>
                    <a:ln w="9525">
                      <a:noFill/>
                      <a:headEnd/>
                      <a:tailEnd/>
                    </a:ln>
                  </pic:spPr>
                </pic:pic>
              </a:graphicData>
            </a:graphic>
          </wp:inline>
        </w:drawing>
      </w:r>
    </w:p>
    <w:p w14:paraId="3F45C5E7" w14:textId="77777777" w:rsidR="00E63349" w:rsidRDefault="00000000">
      <w:pPr>
        <w:pStyle w:val="Corpsdetexte"/>
      </w:pPr>
      <w:r>
        <w:rPr>
          <w:b/>
          <w:bCs/>
        </w:rPr>
        <w:t>Figure S1: Net change in population inside protected areas and inside or within 10 km of their boundaries, 2000 to 2020, for the 75 low- and lower-middle-income countries combined, decomposed by IUCN management category. Estimates are restricted to protected areas with recorded designation years in the WDPA.</w:t>
      </w:r>
    </w:p>
    <w:p w14:paraId="72C5F93F" w14:textId="77777777" w:rsidR="00E63349" w:rsidRDefault="00000000">
      <w:r>
        <w:br w:type="page"/>
      </w:r>
    </w:p>
    <w:p w14:paraId="2FF7DDEC" w14:textId="77777777" w:rsidR="00E63349" w:rsidRDefault="00000000">
      <w:pPr>
        <w:pStyle w:val="Titre2"/>
      </w:pPr>
      <w:bookmarkStart w:id="41" w:name="X74de8122b0b842f89aecf6139ffe99f04c91430"/>
      <w:bookmarkEnd w:id="40"/>
      <w:r>
        <w:lastRenderedPageBreak/>
        <w:t>Section D. Effect of including PAs with missing designation year</w:t>
      </w:r>
    </w:p>
    <w:p w14:paraId="53098046" w14:textId="77777777" w:rsidR="00E63349" w:rsidRDefault="00000000">
      <w:pPr>
        <w:pStyle w:val="FirstParagraph"/>
      </w:pPr>
      <w:r>
        <w:t>Figure S2 displays, for each country, the share of the national population residing inside PAs or within 10 km under two counts: one restricted to PAs whose designation year is recorded as falling on or before 2020 (“Recorded year”), and one that also includes PAs with missing designation year (“Incl. missing year”). The gap between the two bars represents the uncertainty attributable to incomplete temporal metadata in the WDPA.</w:t>
      </w:r>
    </w:p>
    <w:p w14:paraId="2E8AD998" w14:textId="77777777" w:rsidR="00E63349" w:rsidRDefault="00000000">
      <w:pPr>
        <w:pStyle w:val="Corpsdetexte"/>
      </w:pPr>
      <w:r>
        <w:rPr>
          <w:noProof/>
        </w:rPr>
        <w:lastRenderedPageBreak/>
        <w:drawing>
          <wp:inline distT="0" distB="0" distL="0" distR="0" wp14:anchorId="0289E317" wp14:editId="7ED988BF">
            <wp:extent cx="5969000" cy="746124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results/figure_s2.png"/>
                    <pic:cNvPicPr>
                      <a:picLocks noChangeAspect="1" noChangeArrowheads="1"/>
                    </pic:cNvPicPr>
                  </pic:nvPicPr>
                  <pic:blipFill>
                    <a:blip r:embed="rId16"/>
                    <a:stretch>
                      <a:fillRect/>
                    </a:stretch>
                  </pic:blipFill>
                  <pic:spPr bwMode="auto">
                    <a:xfrm>
                      <a:off x="0" y="0"/>
                      <a:ext cx="5969000" cy="7461249"/>
                    </a:xfrm>
                    <a:prstGeom prst="rect">
                      <a:avLst/>
                    </a:prstGeom>
                    <a:noFill/>
                    <a:ln w="9525">
                      <a:noFill/>
                      <a:headEnd/>
                      <a:tailEnd/>
                    </a:ln>
                  </pic:spPr>
                </pic:pic>
              </a:graphicData>
            </a:graphic>
          </wp:inline>
        </w:drawing>
      </w:r>
    </w:p>
    <w:p w14:paraId="1FCA5FBB" w14:textId="77777777" w:rsidR="00E63349" w:rsidRDefault="00000000">
      <w:pPr>
        <w:pStyle w:val="Corpsdetexte"/>
      </w:pPr>
      <w:r>
        <w:rPr>
          <w:b/>
          <w:bCs/>
        </w:rPr>
        <w:t xml:space="preserve">Figure S2: Effect of including protected areas with missing designation year on the estimated share of the national population living inside protected areas or within 10 km, by country. The figure compares counts based only on protected areas with recorded </w:t>
      </w:r>
      <w:r>
        <w:rPr>
          <w:b/>
          <w:bCs/>
        </w:rPr>
        <w:lastRenderedPageBreak/>
        <w:t>designation year with counts that also include protected areas whose designation year is missing.</w:t>
      </w:r>
    </w:p>
    <w:p w14:paraId="31C755A9" w14:textId="77777777" w:rsidR="00E63349" w:rsidRDefault="00000000">
      <w:r>
        <w:br w:type="page"/>
      </w:r>
    </w:p>
    <w:p w14:paraId="472E0E3C" w14:textId="77777777" w:rsidR="00E63349" w:rsidRDefault="00000000">
      <w:pPr>
        <w:pStyle w:val="Titre2"/>
      </w:pPr>
      <w:bookmarkStart w:id="42" w:name="X1fdfe9d30bfdbaa16b8014fba7d4bcba35e873d"/>
      <w:bookmarkEnd w:id="41"/>
      <w:r>
        <w:lastRenderedPageBreak/>
        <w:t>Section E. Largest GHSL-WorldPop discrepancies</w:t>
      </w:r>
    </w:p>
    <w:p w14:paraId="61F2F5A3" w14:textId="77777777" w:rsidR="003D50DE" w:rsidRDefault="00000000">
      <w:pPr>
        <w:pStyle w:val="FirstParagraph"/>
        <w:rPr>
          <w:ins w:id="43" w:author="L’auteur" w:date="2026-08-04T17:18:00Z"/>
        </w:rPr>
      </w:pPr>
      <w:ins w:id="44" w:author="L’auteur" w:date="2026-08-04T17:18:00Z">
        <w:r>
          <w:t>Figure 3 in the main text shows that the inside-PA comparison is systematically shifted upward, with most country estimates above the 1:1 line, whereas the broader inside-or-within-10-km perimeter is closer to parity. Table S2 lists the largest country-level discrepancies under the threshold rule used in the paper.</w:t>
        </w:r>
      </w:ins>
    </w:p>
    <w:p w14:paraId="4CE4E578" w14:textId="77777777" w:rsidR="00E63349" w:rsidRDefault="00000000">
      <w:pPr>
        <w:pStyle w:val="Corpsdetexte"/>
        <w:pPrChange w:id="45" w:author="L’auteur" w:date="2026-08-04T17:18:00Z">
          <w:pPr>
            <w:pStyle w:val="FirstParagraph"/>
          </w:pPr>
        </w:pPrChange>
      </w:pPr>
      <w:r>
        <w:rPr>
          <w:b/>
          <w:bCs/>
        </w:rPr>
        <w:t>Table S2: Largest differences between GHSL and WorldPop estimates</w:t>
      </w:r>
    </w:p>
    <w:tbl>
      <w:tblPr>
        <w:tblW w:w="0" w:type="auto"/>
        <w:jc w:val="center"/>
        <w:tblCellMar>
          <w:left w:w="60" w:type="dxa"/>
          <w:right w:w="60" w:type="dxa"/>
        </w:tblCellMar>
        <w:tblLook w:val="0000" w:firstRow="0" w:lastRow="0" w:firstColumn="0" w:lastColumn="0" w:noHBand="0" w:noVBand="0"/>
      </w:tblPr>
      <w:tblGrid>
        <w:gridCol w:w="1977"/>
        <w:gridCol w:w="1926"/>
        <w:gridCol w:w="857"/>
        <w:gridCol w:w="1248"/>
        <w:gridCol w:w="1215"/>
        <w:gridCol w:w="820"/>
      </w:tblGrid>
      <w:tr w:rsidR="00E63349" w14:paraId="44E33808" w14:textId="77777777">
        <w:trPr>
          <w:cantSplit/>
          <w:tblHeader/>
          <w:jc w:val="center"/>
        </w:trPr>
        <w:tc>
          <w:tcPr>
            <w:tcW w:w="0" w:type="auto"/>
            <w:tcBorders>
              <w:top w:val="single" w:sz="16" w:space="0" w:color="D3D3D3"/>
              <w:left w:val="single" w:sz="0" w:space="0" w:color="D3D3D3"/>
              <w:bottom w:val="single" w:sz="16" w:space="0" w:color="D3D3D3"/>
            </w:tcBorders>
          </w:tcPr>
          <w:p w14:paraId="044405FD" w14:textId="77777777" w:rsidR="00E63349" w:rsidRDefault="00000000">
            <w:pPr>
              <w:keepNext/>
              <w:spacing w:after="60"/>
            </w:pPr>
            <w:r>
              <w:rPr>
                <w:rFonts w:ascii="Calibri" w:hAnsi="Calibri"/>
                <w:sz w:val="20"/>
              </w:rPr>
              <w:t>Country</w:t>
            </w:r>
          </w:p>
        </w:tc>
        <w:tc>
          <w:tcPr>
            <w:tcW w:w="0" w:type="auto"/>
            <w:tcBorders>
              <w:top w:val="single" w:sz="16" w:space="0" w:color="D3D3D3"/>
              <w:bottom w:val="single" w:sz="16" w:space="0" w:color="D3D3D3"/>
            </w:tcBorders>
          </w:tcPr>
          <w:p w14:paraId="40A662C6" w14:textId="77777777" w:rsidR="00E63349" w:rsidRDefault="00000000">
            <w:pPr>
              <w:keepNext/>
              <w:spacing w:after="60"/>
              <w:jc w:val="center"/>
            </w:pPr>
            <w:r>
              <w:rPr>
                <w:rFonts w:ascii="Calibri" w:hAnsi="Calibri"/>
                <w:sz w:val="20"/>
              </w:rPr>
              <w:t>Perimeter</w:t>
            </w:r>
          </w:p>
        </w:tc>
        <w:tc>
          <w:tcPr>
            <w:tcW w:w="0" w:type="auto"/>
            <w:tcBorders>
              <w:top w:val="single" w:sz="16" w:space="0" w:color="D3D3D3"/>
              <w:bottom w:val="single" w:sz="16" w:space="0" w:color="D3D3D3"/>
            </w:tcBorders>
          </w:tcPr>
          <w:p w14:paraId="4A2811AF" w14:textId="77777777" w:rsidR="00E63349" w:rsidRDefault="00000000">
            <w:pPr>
              <w:keepNext/>
              <w:spacing w:after="60"/>
              <w:jc w:val="center"/>
            </w:pPr>
            <w:r>
              <w:rPr>
                <w:rFonts w:ascii="Calibri" w:hAnsi="Calibri"/>
                <w:sz w:val="20"/>
              </w:rPr>
              <w:t>GHSL (%)</w:t>
            </w:r>
          </w:p>
        </w:tc>
        <w:tc>
          <w:tcPr>
            <w:tcW w:w="0" w:type="auto"/>
            <w:tcBorders>
              <w:top w:val="single" w:sz="16" w:space="0" w:color="D3D3D3"/>
              <w:bottom w:val="single" w:sz="16" w:space="0" w:color="D3D3D3"/>
            </w:tcBorders>
          </w:tcPr>
          <w:p w14:paraId="7E3B328C" w14:textId="77777777" w:rsidR="00E63349" w:rsidRDefault="00000000">
            <w:pPr>
              <w:keepNext/>
              <w:spacing w:after="60"/>
              <w:jc w:val="center"/>
            </w:pPr>
            <w:r>
              <w:rPr>
                <w:rFonts w:ascii="Calibri" w:hAnsi="Calibri"/>
                <w:sz w:val="20"/>
              </w:rPr>
              <w:t>WorldPop (%)</w:t>
            </w:r>
          </w:p>
        </w:tc>
        <w:tc>
          <w:tcPr>
            <w:tcW w:w="0" w:type="auto"/>
            <w:tcBorders>
              <w:top w:val="single" w:sz="16" w:space="0" w:color="D3D3D3"/>
              <w:bottom w:val="single" w:sz="16" w:space="0" w:color="D3D3D3"/>
            </w:tcBorders>
          </w:tcPr>
          <w:p w14:paraId="400F2C1B" w14:textId="77777777" w:rsidR="00E63349" w:rsidRDefault="00000000">
            <w:pPr>
              <w:keepNext/>
              <w:spacing w:after="60"/>
              <w:jc w:val="center"/>
            </w:pPr>
            <w:r>
              <w:rPr>
                <w:rFonts w:ascii="Calibri" w:hAnsi="Calibri"/>
                <w:sz w:val="20"/>
              </w:rPr>
              <w:t>Abs. diff. (pp)</w:t>
            </w:r>
          </w:p>
        </w:tc>
        <w:tc>
          <w:tcPr>
            <w:tcW w:w="0" w:type="auto"/>
            <w:tcBorders>
              <w:top w:val="single" w:sz="16" w:space="0" w:color="D3D3D3"/>
              <w:bottom w:val="single" w:sz="16" w:space="0" w:color="D3D3D3"/>
              <w:right w:val="single" w:sz="0" w:space="0" w:color="D3D3D3"/>
            </w:tcBorders>
          </w:tcPr>
          <w:p w14:paraId="211BDC68" w14:textId="77777777" w:rsidR="00E63349" w:rsidRDefault="00000000">
            <w:pPr>
              <w:keepNext/>
              <w:spacing w:after="60"/>
              <w:jc w:val="center"/>
            </w:pPr>
            <w:r>
              <w:rPr>
                <w:rFonts w:ascii="Calibri" w:hAnsi="Calibri"/>
                <w:sz w:val="20"/>
              </w:rPr>
              <w:t>Rel. diff.</w:t>
            </w:r>
          </w:p>
        </w:tc>
      </w:tr>
      <w:tr w:rsidR="00E63349" w14:paraId="2A46E7F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E951DD" w14:textId="77777777" w:rsidR="00E63349"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20F665A7"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27A66D65" w14:textId="77777777" w:rsidR="00E63349" w:rsidRDefault="00000000">
            <w:pPr>
              <w:keepNext/>
              <w:spacing w:after="60"/>
              <w:jc w:val="center"/>
            </w:pPr>
            <w:r>
              <w:rPr>
                <w:rFonts w:ascii="Calibri" w:hAnsi="Calibri"/>
                <w:sz w:val="20"/>
              </w:rPr>
              <w:t>37.8</w:t>
            </w:r>
          </w:p>
        </w:tc>
        <w:tc>
          <w:tcPr>
            <w:tcW w:w="0" w:type="auto"/>
            <w:tcBorders>
              <w:top w:val="single" w:sz="0" w:space="0" w:color="D3D3D3"/>
              <w:left w:val="single" w:sz="0" w:space="0" w:color="D3D3D3"/>
              <w:bottom w:val="single" w:sz="0" w:space="0" w:color="D3D3D3"/>
              <w:right w:val="single" w:sz="0" w:space="0" w:color="D3D3D3"/>
            </w:tcBorders>
          </w:tcPr>
          <w:p w14:paraId="36BF783C" w14:textId="77777777" w:rsidR="00E63349" w:rsidRDefault="00000000">
            <w:pPr>
              <w:keepNext/>
              <w:spacing w:after="60"/>
              <w:jc w:val="center"/>
            </w:pPr>
            <w:r>
              <w:rPr>
                <w:rFonts w:ascii="Calibri" w:hAnsi="Calibri"/>
                <w:sz w:val="20"/>
              </w:rPr>
              <w:t>70.2</w:t>
            </w:r>
          </w:p>
        </w:tc>
        <w:tc>
          <w:tcPr>
            <w:tcW w:w="0" w:type="auto"/>
            <w:tcBorders>
              <w:top w:val="single" w:sz="0" w:space="0" w:color="D3D3D3"/>
              <w:left w:val="single" w:sz="0" w:space="0" w:color="D3D3D3"/>
              <w:bottom w:val="single" w:sz="0" w:space="0" w:color="D3D3D3"/>
              <w:right w:val="single" w:sz="0" w:space="0" w:color="D3D3D3"/>
            </w:tcBorders>
          </w:tcPr>
          <w:p w14:paraId="6A7466A4" w14:textId="77777777" w:rsidR="00E63349" w:rsidRDefault="00000000">
            <w:pPr>
              <w:keepNext/>
              <w:spacing w:after="60"/>
              <w:jc w:val="center"/>
            </w:pPr>
            <w:r>
              <w:rPr>
                <w:rFonts w:ascii="Calibri" w:hAnsi="Calibri"/>
                <w:sz w:val="20"/>
              </w:rPr>
              <w:t>32.4</w:t>
            </w:r>
          </w:p>
        </w:tc>
        <w:tc>
          <w:tcPr>
            <w:tcW w:w="0" w:type="auto"/>
            <w:tcBorders>
              <w:top w:val="single" w:sz="0" w:space="0" w:color="D3D3D3"/>
              <w:left w:val="single" w:sz="0" w:space="0" w:color="D3D3D3"/>
              <w:bottom w:val="single" w:sz="0" w:space="0" w:color="D3D3D3"/>
              <w:right w:val="single" w:sz="0" w:space="0" w:color="D3D3D3"/>
            </w:tcBorders>
          </w:tcPr>
          <w:p w14:paraId="0E92A169" w14:textId="77777777" w:rsidR="00E63349" w:rsidRDefault="00000000">
            <w:pPr>
              <w:keepNext/>
              <w:spacing w:after="60"/>
              <w:jc w:val="center"/>
            </w:pPr>
            <w:r>
              <w:rPr>
                <w:rFonts w:ascii="Calibri" w:hAnsi="Calibri"/>
                <w:sz w:val="20"/>
              </w:rPr>
              <w:t>86%</w:t>
            </w:r>
          </w:p>
        </w:tc>
      </w:tr>
      <w:tr w:rsidR="00E63349" w14:paraId="541B9D9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3E2973" w14:textId="77777777" w:rsidR="00E63349" w:rsidRDefault="00000000">
            <w:pPr>
              <w:keepNext/>
              <w:spacing w:after="60"/>
            </w:pPr>
            <w:r>
              <w:rPr>
                <w:rFonts w:ascii="Calibri" w:hAnsi="Calibri"/>
                <w:sz w:val="20"/>
              </w:rPr>
              <w:t>Comoros</w:t>
            </w:r>
          </w:p>
        </w:tc>
        <w:tc>
          <w:tcPr>
            <w:tcW w:w="0" w:type="auto"/>
            <w:tcBorders>
              <w:top w:val="single" w:sz="0" w:space="0" w:color="D3D3D3"/>
              <w:left w:val="single" w:sz="0" w:space="0" w:color="D3D3D3"/>
              <w:bottom w:val="single" w:sz="0" w:space="0" w:color="D3D3D3"/>
              <w:right w:val="single" w:sz="0" w:space="0" w:color="D3D3D3"/>
            </w:tcBorders>
          </w:tcPr>
          <w:p w14:paraId="54C9137E"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40FDA636" w14:textId="77777777" w:rsidR="00E63349" w:rsidRDefault="00000000">
            <w:pPr>
              <w:keepNext/>
              <w:spacing w:after="60"/>
              <w:jc w:val="center"/>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5DDE2C7F" w14:textId="77777777" w:rsidR="00E63349" w:rsidRDefault="00000000">
            <w:pPr>
              <w:keepNext/>
              <w:spacing w:after="60"/>
              <w:jc w:val="center"/>
            </w:pPr>
            <w:r>
              <w:rPr>
                <w:rFonts w:ascii="Calibri" w:hAnsi="Calibri"/>
                <w:sz w:val="20"/>
              </w:rPr>
              <w:t>38.2</w:t>
            </w:r>
          </w:p>
        </w:tc>
        <w:tc>
          <w:tcPr>
            <w:tcW w:w="0" w:type="auto"/>
            <w:tcBorders>
              <w:top w:val="single" w:sz="0" w:space="0" w:color="D3D3D3"/>
              <w:left w:val="single" w:sz="0" w:space="0" w:color="D3D3D3"/>
              <w:bottom w:val="single" w:sz="0" w:space="0" w:color="D3D3D3"/>
              <w:right w:val="single" w:sz="0" w:space="0" w:color="D3D3D3"/>
            </w:tcBorders>
          </w:tcPr>
          <w:p w14:paraId="2F5DFDE6" w14:textId="77777777" w:rsidR="00E63349" w:rsidRDefault="00000000">
            <w:pPr>
              <w:keepNext/>
              <w:spacing w:after="60"/>
              <w:jc w:val="center"/>
            </w:pPr>
            <w:r>
              <w:rPr>
                <w:rFonts w:ascii="Calibri" w:hAnsi="Calibri"/>
                <w:sz w:val="20"/>
              </w:rPr>
              <w:t>26.3</w:t>
            </w:r>
          </w:p>
        </w:tc>
        <w:tc>
          <w:tcPr>
            <w:tcW w:w="0" w:type="auto"/>
            <w:tcBorders>
              <w:top w:val="single" w:sz="0" w:space="0" w:color="D3D3D3"/>
              <w:left w:val="single" w:sz="0" w:space="0" w:color="D3D3D3"/>
              <w:bottom w:val="single" w:sz="0" w:space="0" w:color="D3D3D3"/>
              <w:right w:val="single" w:sz="0" w:space="0" w:color="D3D3D3"/>
            </w:tcBorders>
          </w:tcPr>
          <w:p w14:paraId="43E21A66" w14:textId="77777777" w:rsidR="00E63349" w:rsidRDefault="00000000">
            <w:pPr>
              <w:keepNext/>
              <w:spacing w:after="60"/>
              <w:jc w:val="center"/>
            </w:pPr>
            <w:r>
              <w:rPr>
                <w:rFonts w:ascii="Calibri" w:hAnsi="Calibri"/>
                <w:sz w:val="20"/>
              </w:rPr>
              <w:t>223%</w:t>
            </w:r>
          </w:p>
        </w:tc>
      </w:tr>
      <w:tr w:rsidR="00E63349" w14:paraId="5409B40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7957DD" w14:textId="77777777" w:rsidR="00E63349" w:rsidRDefault="00000000">
            <w:pPr>
              <w:keepNext/>
              <w:spacing w:after="60"/>
            </w:pPr>
            <w:r>
              <w:rPr>
                <w:rFonts w:ascii="Calibri" w:hAnsi="Calibri"/>
                <w:sz w:val="20"/>
              </w:rPr>
              <w:t>Congo, Rep.</w:t>
            </w:r>
          </w:p>
        </w:tc>
        <w:tc>
          <w:tcPr>
            <w:tcW w:w="0" w:type="auto"/>
            <w:tcBorders>
              <w:top w:val="single" w:sz="0" w:space="0" w:color="D3D3D3"/>
              <w:left w:val="single" w:sz="0" w:space="0" w:color="D3D3D3"/>
              <w:bottom w:val="single" w:sz="0" w:space="0" w:color="D3D3D3"/>
              <w:right w:val="single" w:sz="0" w:space="0" w:color="D3D3D3"/>
            </w:tcBorders>
          </w:tcPr>
          <w:p w14:paraId="442C80FE"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7A5D6397" w14:textId="77777777" w:rsidR="00E63349" w:rsidRDefault="00000000">
            <w:pPr>
              <w:keepNext/>
              <w:spacing w:after="60"/>
              <w:jc w:val="center"/>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14:paraId="6BC29775" w14:textId="77777777" w:rsidR="00E63349" w:rsidRDefault="00000000">
            <w:pPr>
              <w:keepNext/>
              <w:spacing w:after="60"/>
              <w:jc w:val="center"/>
            </w:pPr>
            <w:r>
              <w:rPr>
                <w:rFonts w:ascii="Calibri" w:hAnsi="Calibri"/>
                <w:sz w:val="20"/>
              </w:rPr>
              <w:t>24.5</w:t>
            </w:r>
          </w:p>
        </w:tc>
        <w:tc>
          <w:tcPr>
            <w:tcW w:w="0" w:type="auto"/>
            <w:tcBorders>
              <w:top w:val="single" w:sz="0" w:space="0" w:color="D3D3D3"/>
              <w:left w:val="single" w:sz="0" w:space="0" w:color="D3D3D3"/>
              <w:bottom w:val="single" w:sz="0" w:space="0" w:color="D3D3D3"/>
              <w:right w:val="single" w:sz="0" w:space="0" w:color="D3D3D3"/>
            </w:tcBorders>
          </w:tcPr>
          <w:p w14:paraId="23394A3C" w14:textId="77777777" w:rsidR="00E63349" w:rsidRDefault="00000000">
            <w:pPr>
              <w:keepNext/>
              <w:spacing w:after="60"/>
              <w:jc w:val="center"/>
            </w:pPr>
            <w:r>
              <w:rPr>
                <w:rFonts w:ascii="Calibri" w:hAnsi="Calibri"/>
                <w:sz w:val="20"/>
              </w:rPr>
              <w:t>12.4</w:t>
            </w:r>
          </w:p>
        </w:tc>
        <w:tc>
          <w:tcPr>
            <w:tcW w:w="0" w:type="auto"/>
            <w:tcBorders>
              <w:top w:val="single" w:sz="0" w:space="0" w:color="D3D3D3"/>
              <w:left w:val="single" w:sz="0" w:space="0" w:color="D3D3D3"/>
              <w:bottom w:val="single" w:sz="0" w:space="0" w:color="D3D3D3"/>
              <w:right w:val="single" w:sz="0" w:space="0" w:color="D3D3D3"/>
            </w:tcBorders>
          </w:tcPr>
          <w:p w14:paraId="67E19478" w14:textId="77777777" w:rsidR="00E63349" w:rsidRDefault="00000000">
            <w:pPr>
              <w:keepNext/>
              <w:spacing w:after="60"/>
              <w:jc w:val="center"/>
            </w:pPr>
            <w:r>
              <w:rPr>
                <w:rFonts w:ascii="Calibri" w:hAnsi="Calibri"/>
                <w:sz w:val="20"/>
              </w:rPr>
              <w:t>103%</w:t>
            </w:r>
          </w:p>
        </w:tc>
      </w:tr>
      <w:tr w:rsidR="00E63349" w14:paraId="4D9C206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4C7B17" w14:textId="77777777" w:rsidR="00E63349" w:rsidRDefault="00000000">
            <w:pPr>
              <w:keepNext/>
              <w:spacing w:after="60"/>
            </w:pPr>
            <w:r>
              <w:rPr>
                <w:rFonts w:ascii="Calibri" w:hAnsi="Calibri"/>
                <w:sz w:val="20"/>
              </w:rPr>
              <w:t>São Tomé and Príncipe</w:t>
            </w:r>
          </w:p>
        </w:tc>
        <w:tc>
          <w:tcPr>
            <w:tcW w:w="0" w:type="auto"/>
            <w:tcBorders>
              <w:top w:val="single" w:sz="0" w:space="0" w:color="D3D3D3"/>
              <w:left w:val="single" w:sz="0" w:space="0" w:color="D3D3D3"/>
              <w:bottom w:val="single" w:sz="0" w:space="0" w:color="D3D3D3"/>
              <w:right w:val="single" w:sz="0" w:space="0" w:color="D3D3D3"/>
            </w:tcBorders>
          </w:tcPr>
          <w:p w14:paraId="781ACF35"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378C2AC0" w14:textId="77777777" w:rsidR="00E63349" w:rsidRDefault="00000000">
            <w:pPr>
              <w:keepNext/>
              <w:spacing w:after="60"/>
              <w:jc w:val="center"/>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750E364" w14:textId="77777777" w:rsidR="00E63349" w:rsidRDefault="00000000">
            <w:pPr>
              <w:keepNext/>
              <w:spacing w:after="60"/>
              <w:jc w:val="center"/>
            </w:pPr>
            <w:r>
              <w:rPr>
                <w:rFonts w:ascii="Calibri" w:hAnsi="Calibri"/>
                <w:sz w:val="20"/>
              </w:rPr>
              <w:t>8.7</w:t>
            </w:r>
          </w:p>
        </w:tc>
        <w:tc>
          <w:tcPr>
            <w:tcW w:w="0" w:type="auto"/>
            <w:tcBorders>
              <w:top w:val="single" w:sz="0" w:space="0" w:color="D3D3D3"/>
              <w:left w:val="single" w:sz="0" w:space="0" w:color="D3D3D3"/>
              <w:bottom w:val="single" w:sz="0" w:space="0" w:color="D3D3D3"/>
              <w:right w:val="single" w:sz="0" w:space="0" w:color="D3D3D3"/>
            </w:tcBorders>
          </w:tcPr>
          <w:p w14:paraId="15302C6D" w14:textId="77777777" w:rsidR="00E63349" w:rsidRDefault="00000000">
            <w:pPr>
              <w:keepNext/>
              <w:spacing w:after="60"/>
              <w:jc w:val="center"/>
            </w:pPr>
            <w:r>
              <w:rPr>
                <w:rFonts w:ascii="Calibri" w:hAnsi="Calibri"/>
                <w:sz w:val="20"/>
              </w:rPr>
              <w:t>8.6</w:t>
            </w:r>
          </w:p>
        </w:tc>
        <w:tc>
          <w:tcPr>
            <w:tcW w:w="0" w:type="auto"/>
            <w:tcBorders>
              <w:top w:val="single" w:sz="0" w:space="0" w:color="D3D3D3"/>
              <w:left w:val="single" w:sz="0" w:space="0" w:color="D3D3D3"/>
              <w:bottom w:val="single" w:sz="0" w:space="0" w:color="D3D3D3"/>
              <w:right w:val="single" w:sz="0" w:space="0" w:color="D3D3D3"/>
            </w:tcBorders>
          </w:tcPr>
          <w:p w14:paraId="742514CE" w14:textId="77777777" w:rsidR="00E63349" w:rsidRDefault="00000000">
            <w:pPr>
              <w:keepNext/>
              <w:spacing w:after="60"/>
              <w:jc w:val="center"/>
            </w:pPr>
            <w:r>
              <w:rPr>
                <w:rFonts w:ascii="Calibri" w:hAnsi="Calibri"/>
                <w:sz w:val="20"/>
              </w:rPr>
              <w:t>17,346%</w:t>
            </w:r>
          </w:p>
        </w:tc>
      </w:tr>
      <w:tr w:rsidR="00E63349" w14:paraId="4FAC2DA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946CD4" w14:textId="77777777" w:rsidR="00E63349"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4E1FF78D"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3B68C3D9" w14:textId="77777777" w:rsidR="00E63349" w:rsidRDefault="00000000">
            <w:pPr>
              <w:keepNext/>
              <w:spacing w:after="60"/>
              <w:jc w:val="center"/>
            </w:pPr>
            <w:r>
              <w:rPr>
                <w:rFonts w:ascii="Calibri" w:hAnsi="Calibri"/>
                <w:sz w:val="20"/>
              </w:rPr>
              <w:t>45.9</w:t>
            </w:r>
          </w:p>
        </w:tc>
        <w:tc>
          <w:tcPr>
            <w:tcW w:w="0" w:type="auto"/>
            <w:tcBorders>
              <w:top w:val="single" w:sz="0" w:space="0" w:color="D3D3D3"/>
              <w:left w:val="single" w:sz="0" w:space="0" w:color="D3D3D3"/>
              <w:bottom w:val="single" w:sz="0" w:space="0" w:color="D3D3D3"/>
              <w:right w:val="single" w:sz="0" w:space="0" w:color="D3D3D3"/>
            </w:tcBorders>
          </w:tcPr>
          <w:p w14:paraId="3D2E3DB0" w14:textId="77777777" w:rsidR="00E63349" w:rsidRDefault="00000000">
            <w:pPr>
              <w:keepNext/>
              <w:spacing w:after="60"/>
              <w:jc w:val="center"/>
            </w:pPr>
            <w:r>
              <w:rPr>
                <w:rFonts w:ascii="Calibri" w:hAnsi="Calibri"/>
                <w:sz w:val="20"/>
              </w:rPr>
              <w:t>53.8</w:t>
            </w:r>
          </w:p>
        </w:tc>
        <w:tc>
          <w:tcPr>
            <w:tcW w:w="0" w:type="auto"/>
            <w:tcBorders>
              <w:top w:val="single" w:sz="0" w:space="0" w:color="D3D3D3"/>
              <w:left w:val="single" w:sz="0" w:space="0" w:color="D3D3D3"/>
              <w:bottom w:val="single" w:sz="0" w:space="0" w:color="D3D3D3"/>
              <w:right w:val="single" w:sz="0" w:space="0" w:color="D3D3D3"/>
            </w:tcBorders>
          </w:tcPr>
          <w:p w14:paraId="32016B52" w14:textId="77777777" w:rsidR="00E63349" w:rsidRDefault="00000000">
            <w:pPr>
              <w:keepNext/>
              <w:spacing w:after="60"/>
              <w:jc w:val="center"/>
            </w:pPr>
            <w:r>
              <w:rPr>
                <w:rFonts w:ascii="Calibri" w:hAnsi="Calibri"/>
                <w:sz w:val="20"/>
              </w:rPr>
              <w:t>7.9</w:t>
            </w:r>
          </w:p>
        </w:tc>
        <w:tc>
          <w:tcPr>
            <w:tcW w:w="0" w:type="auto"/>
            <w:tcBorders>
              <w:top w:val="single" w:sz="0" w:space="0" w:color="D3D3D3"/>
              <w:left w:val="single" w:sz="0" w:space="0" w:color="D3D3D3"/>
              <w:bottom w:val="single" w:sz="0" w:space="0" w:color="D3D3D3"/>
              <w:right w:val="single" w:sz="0" w:space="0" w:color="D3D3D3"/>
            </w:tcBorders>
          </w:tcPr>
          <w:p w14:paraId="7B7EEF38" w14:textId="77777777" w:rsidR="00E63349" w:rsidRDefault="00000000">
            <w:pPr>
              <w:keepNext/>
              <w:spacing w:after="60"/>
              <w:jc w:val="center"/>
            </w:pPr>
            <w:r>
              <w:rPr>
                <w:rFonts w:ascii="Calibri" w:hAnsi="Calibri"/>
                <w:sz w:val="20"/>
              </w:rPr>
              <w:t>17%</w:t>
            </w:r>
          </w:p>
        </w:tc>
      </w:tr>
      <w:tr w:rsidR="00E63349" w14:paraId="04A6FE7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6058AE" w14:textId="77777777" w:rsidR="00E63349" w:rsidRDefault="00000000">
            <w:pPr>
              <w:keepNext/>
              <w:spacing w:after="60"/>
            </w:pPr>
            <w:r>
              <w:rPr>
                <w:rFonts w:ascii="Calibri" w:hAnsi="Calibri"/>
                <w:sz w:val="20"/>
              </w:rPr>
              <w:t>Nepal</w:t>
            </w:r>
          </w:p>
        </w:tc>
        <w:tc>
          <w:tcPr>
            <w:tcW w:w="0" w:type="auto"/>
            <w:tcBorders>
              <w:top w:val="single" w:sz="0" w:space="0" w:color="D3D3D3"/>
              <w:left w:val="single" w:sz="0" w:space="0" w:color="D3D3D3"/>
              <w:bottom w:val="single" w:sz="0" w:space="0" w:color="D3D3D3"/>
              <w:right w:val="single" w:sz="0" w:space="0" w:color="D3D3D3"/>
            </w:tcBorders>
          </w:tcPr>
          <w:p w14:paraId="5A36CC19"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0340C077" w14:textId="77777777" w:rsidR="00E63349" w:rsidRDefault="00000000">
            <w:pPr>
              <w:keepNext/>
              <w:spacing w:after="60"/>
              <w:jc w:val="center"/>
            </w:pPr>
            <w:r>
              <w:rPr>
                <w:rFonts w:ascii="Calibri" w:hAnsi="Calibri"/>
                <w:sz w:val="20"/>
              </w:rPr>
              <w:t>32.9</w:t>
            </w:r>
          </w:p>
        </w:tc>
        <w:tc>
          <w:tcPr>
            <w:tcW w:w="0" w:type="auto"/>
            <w:tcBorders>
              <w:top w:val="single" w:sz="0" w:space="0" w:color="D3D3D3"/>
              <w:left w:val="single" w:sz="0" w:space="0" w:color="D3D3D3"/>
              <w:bottom w:val="single" w:sz="0" w:space="0" w:color="D3D3D3"/>
              <w:right w:val="single" w:sz="0" w:space="0" w:color="D3D3D3"/>
            </w:tcBorders>
          </w:tcPr>
          <w:p w14:paraId="66243F7D" w14:textId="77777777" w:rsidR="00E63349" w:rsidRDefault="00000000">
            <w:pPr>
              <w:keepNext/>
              <w:spacing w:after="60"/>
              <w:jc w:val="center"/>
            </w:pPr>
            <w:r>
              <w:rPr>
                <w:rFonts w:ascii="Calibri" w:hAnsi="Calibri"/>
                <w:sz w:val="20"/>
              </w:rPr>
              <w:t>40.3</w:t>
            </w:r>
          </w:p>
        </w:tc>
        <w:tc>
          <w:tcPr>
            <w:tcW w:w="0" w:type="auto"/>
            <w:tcBorders>
              <w:top w:val="single" w:sz="0" w:space="0" w:color="D3D3D3"/>
              <w:left w:val="single" w:sz="0" w:space="0" w:color="D3D3D3"/>
              <w:bottom w:val="single" w:sz="0" w:space="0" w:color="D3D3D3"/>
              <w:right w:val="single" w:sz="0" w:space="0" w:color="D3D3D3"/>
            </w:tcBorders>
          </w:tcPr>
          <w:p w14:paraId="17A48957" w14:textId="77777777" w:rsidR="00E63349" w:rsidRDefault="00000000">
            <w:pPr>
              <w:keepNext/>
              <w:spacing w:after="60"/>
              <w:jc w:val="center"/>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1E357A71" w14:textId="77777777" w:rsidR="00E63349" w:rsidRDefault="00000000">
            <w:pPr>
              <w:keepNext/>
              <w:spacing w:after="60"/>
              <w:jc w:val="center"/>
            </w:pPr>
            <w:r>
              <w:rPr>
                <w:rFonts w:ascii="Calibri" w:hAnsi="Calibri"/>
                <w:sz w:val="20"/>
              </w:rPr>
              <w:t>22%</w:t>
            </w:r>
          </w:p>
        </w:tc>
      </w:tr>
      <w:tr w:rsidR="00E63349" w14:paraId="22BCBC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7DFF84" w14:textId="77777777" w:rsidR="00E63349" w:rsidRDefault="00000000">
            <w:pPr>
              <w:keepNext/>
              <w:spacing w:after="60"/>
            </w:pPr>
            <w:r>
              <w:rPr>
                <w:rFonts w:ascii="Calibri" w:hAnsi="Calibri"/>
                <w:sz w:val="20"/>
              </w:rPr>
              <w:t>Bhutan</w:t>
            </w:r>
          </w:p>
        </w:tc>
        <w:tc>
          <w:tcPr>
            <w:tcW w:w="0" w:type="auto"/>
            <w:tcBorders>
              <w:top w:val="single" w:sz="0" w:space="0" w:color="D3D3D3"/>
              <w:left w:val="single" w:sz="0" w:space="0" w:color="D3D3D3"/>
              <w:bottom w:val="single" w:sz="0" w:space="0" w:color="D3D3D3"/>
              <w:right w:val="single" w:sz="0" w:space="0" w:color="D3D3D3"/>
            </w:tcBorders>
          </w:tcPr>
          <w:p w14:paraId="1DC03955"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72642534" w14:textId="77777777" w:rsidR="00E63349" w:rsidRDefault="00000000">
            <w:pPr>
              <w:keepNext/>
              <w:spacing w:after="60"/>
              <w:jc w:val="center"/>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6F425FE" w14:textId="77777777" w:rsidR="00E63349" w:rsidRDefault="00000000">
            <w:pPr>
              <w:keepNext/>
              <w:spacing w:after="60"/>
              <w:jc w:val="center"/>
            </w:pPr>
            <w:r>
              <w:rPr>
                <w:rFonts w:ascii="Calibri" w:hAnsi="Calibri"/>
                <w:sz w:val="20"/>
              </w:rPr>
              <w:t>9.2</w:t>
            </w:r>
          </w:p>
        </w:tc>
        <w:tc>
          <w:tcPr>
            <w:tcW w:w="0" w:type="auto"/>
            <w:tcBorders>
              <w:top w:val="single" w:sz="0" w:space="0" w:color="D3D3D3"/>
              <w:left w:val="single" w:sz="0" w:space="0" w:color="D3D3D3"/>
              <w:bottom w:val="single" w:sz="0" w:space="0" w:color="D3D3D3"/>
              <w:right w:val="single" w:sz="0" w:space="0" w:color="D3D3D3"/>
            </w:tcBorders>
          </w:tcPr>
          <w:p w14:paraId="5F623C8A" w14:textId="77777777" w:rsidR="00E63349" w:rsidRDefault="00000000">
            <w:pPr>
              <w:keepNext/>
              <w:spacing w:after="60"/>
              <w:jc w:val="center"/>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56B96DF9" w14:textId="77777777" w:rsidR="00E63349" w:rsidRDefault="00000000">
            <w:pPr>
              <w:keepNext/>
              <w:spacing w:after="60"/>
              <w:jc w:val="center"/>
            </w:pPr>
            <w:r>
              <w:rPr>
                <w:rFonts w:ascii="Calibri" w:hAnsi="Calibri"/>
                <w:sz w:val="20"/>
              </w:rPr>
              <w:t>204%</w:t>
            </w:r>
          </w:p>
        </w:tc>
      </w:tr>
      <w:tr w:rsidR="00E63349" w14:paraId="35EF27D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8ED870" w14:textId="77777777" w:rsidR="00E63349" w:rsidRDefault="00000000">
            <w:pPr>
              <w:keepNext/>
              <w:spacing w:after="60"/>
            </w:pPr>
            <w:r>
              <w:rPr>
                <w:rFonts w:ascii="Calibri" w:hAnsi="Calibri"/>
                <w:sz w:val="20"/>
              </w:rPr>
              <w:t>Guinea-Bissau</w:t>
            </w:r>
          </w:p>
        </w:tc>
        <w:tc>
          <w:tcPr>
            <w:tcW w:w="0" w:type="auto"/>
            <w:tcBorders>
              <w:top w:val="single" w:sz="0" w:space="0" w:color="D3D3D3"/>
              <w:left w:val="single" w:sz="0" w:space="0" w:color="D3D3D3"/>
              <w:bottom w:val="single" w:sz="0" w:space="0" w:color="D3D3D3"/>
              <w:right w:val="single" w:sz="0" w:space="0" w:color="D3D3D3"/>
            </w:tcBorders>
          </w:tcPr>
          <w:p w14:paraId="2C121DD3"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4E0EF906" w14:textId="77777777" w:rsidR="00E63349" w:rsidRDefault="00000000">
            <w:pPr>
              <w:keepNext/>
              <w:spacing w:after="60"/>
              <w:jc w:val="center"/>
            </w:pPr>
            <w:r>
              <w:rPr>
                <w:rFonts w:ascii="Calibri" w:hAnsi="Calibri"/>
                <w:sz w:val="20"/>
              </w:rPr>
              <w:t>21.0</w:t>
            </w:r>
          </w:p>
        </w:tc>
        <w:tc>
          <w:tcPr>
            <w:tcW w:w="0" w:type="auto"/>
            <w:tcBorders>
              <w:top w:val="single" w:sz="0" w:space="0" w:color="D3D3D3"/>
              <w:left w:val="single" w:sz="0" w:space="0" w:color="D3D3D3"/>
              <w:bottom w:val="single" w:sz="0" w:space="0" w:color="D3D3D3"/>
              <w:right w:val="single" w:sz="0" w:space="0" w:color="D3D3D3"/>
            </w:tcBorders>
          </w:tcPr>
          <w:p w14:paraId="2F743F0F" w14:textId="77777777" w:rsidR="00E63349" w:rsidRDefault="00000000">
            <w:pPr>
              <w:keepNext/>
              <w:spacing w:after="60"/>
              <w:jc w:val="center"/>
            </w:pPr>
            <w:r>
              <w:rPr>
                <w:rFonts w:ascii="Calibri" w:hAnsi="Calibri"/>
                <w:sz w:val="20"/>
              </w:rPr>
              <w:t>27.0</w:t>
            </w:r>
          </w:p>
        </w:tc>
        <w:tc>
          <w:tcPr>
            <w:tcW w:w="0" w:type="auto"/>
            <w:tcBorders>
              <w:top w:val="single" w:sz="0" w:space="0" w:color="D3D3D3"/>
              <w:left w:val="single" w:sz="0" w:space="0" w:color="D3D3D3"/>
              <w:bottom w:val="single" w:sz="0" w:space="0" w:color="D3D3D3"/>
              <w:right w:val="single" w:sz="0" w:space="0" w:color="D3D3D3"/>
            </w:tcBorders>
          </w:tcPr>
          <w:p w14:paraId="19A40129" w14:textId="77777777" w:rsidR="00E63349" w:rsidRDefault="00000000">
            <w:pPr>
              <w:keepNext/>
              <w:spacing w:after="60"/>
              <w:jc w:val="center"/>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43CD4C26" w14:textId="77777777" w:rsidR="00E63349" w:rsidRDefault="00000000">
            <w:pPr>
              <w:keepNext/>
              <w:spacing w:after="60"/>
              <w:jc w:val="center"/>
            </w:pPr>
            <w:r>
              <w:rPr>
                <w:rFonts w:ascii="Calibri" w:hAnsi="Calibri"/>
                <w:sz w:val="20"/>
              </w:rPr>
              <w:t>29%</w:t>
            </w:r>
          </w:p>
        </w:tc>
      </w:tr>
      <w:tr w:rsidR="00E63349" w14:paraId="34795F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D9563A" w14:textId="77777777" w:rsidR="00E63349" w:rsidRDefault="00000000">
            <w:pPr>
              <w:keepNext/>
              <w:spacing w:after="60"/>
            </w:pPr>
            <w:r>
              <w:rPr>
                <w:rFonts w:ascii="Calibri" w:hAnsi="Calibri"/>
                <w:sz w:val="20"/>
              </w:rPr>
              <w:t>Bolivia</w:t>
            </w:r>
          </w:p>
        </w:tc>
        <w:tc>
          <w:tcPr>
            <w:tcW w:w="0" w:type="auto"/>
            <w:tcBorders>
              <w:top w:val="single" w:sz="0" w:space="0" w:color="D3D3D3"/>
              <w:left w:val="single" w:sz="0" w:space="0" w:color="D3D3D3"/>
              <w:bottom w:val="single" w:sz="0" w:space="0" w:color="D3D3D3"/>
              <w:right w:val="single" w:sz="0" w:space="0" w:color="D3D3D3"/>
            </w:tcBorders>
          </w:tcPr>
          <w:p w14:paraId="56CDBC18"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2DB5DA6F" w14:textId="77777777" w:rsidR="00E63349" w:rsidRDefault="00000000">
            <w:pPr>
              <w:keepNext/>
              <w:spacing w:after="60"/>
              <w:jc w:val="center"/>
            </w:pPr>
            <w:r>
              <w:rPr>
                <w:rFonts w:ascii="Calibri" w:hAnsi="Calibri"/>
                <w:sz w:val="20"/>
              </w:rPr>
              <w:t>30.6</w:t>
            </w:r>
          </w:p>
        </w:tc>
        <w:tc>
          <w:tcPr>
            <w:tcW w:w="0" w:type="auto"/>
            <w:tcBorders>
              <w:top w:val="single" w:sz="0" w:space="0" w:color="D3D3D3"/>
              <w:left w:val="single" w:sz="0" w:space="0" w:color="D3D3D3"/>
              <w:bottom w:val="single" w:sz="0" w:space="0" w:color="D3D3D3"/>
              <w:right w:val="single" w:sz="0" w:space="0" w:color="D3D3D3"/>
            </w:tcBorders>
          </w:tcPr>
          <w:p w14:paraId="34899583" w14:textId="77777777" w:rsidR="00E63349" w:rsidRDefault="00000000">
            <w:pPr>
              <w:keepNext/>
              <w:spacing w:after="60"/>
              <w:jc w:val="center"/>
            </w:pPr>
            <w:r>
              <w:rPr>
                <w:rFonts w:ascii="Calibri" w:hAnsi="Calibri"/>
                <w:sz w:val="20"/>
              </w:rPr>
              <w:t>25.1</w:t>
            </w:r>
          </w:p>
        </w:tc>
        <w:tc>
          <w:tcPr>
            <w:tcW w:w="0" w:type="auto"/>
            <w:tcBorders>
              <w:top w:val="single" w:sz="0" w:space="0" w:color="D3D3D3"/>
              <w:left w:val="single" w:sz="0" w:space="0" w:color="D3D3D3"/>
              <w:bottom w:val="single" w:sz="0" w:space="0" w:color="D3D3D3"/>
              <w:right w:val="single" w:sz="0" w:space="0" w:color="D3D3D3"/>
            </w:tcBorders>
          </w:tcPr>
          <w:p w14:paraId="1D399D7B"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465B37D2" w14:textId="77777777" w:rsidR="00E63349" w:rsidRDefault="00000000">
            <w:pPr>
              <w:keepNext/>
              <w:spacing w:after="60"/>
              <w:jc w:val="center"/>
            </w:pPr>
            <w:r>
              <w:rPr>
                <w:rFonts w:ascii="Calibri" w:hAnsi="Calibri"/>
                <w:sz w:val="20"/>
              </w:rPr>
              <w:t>18%</w:t>
            </w:r>
          </w:p>
        </w:tc>
      </w:tr>
      <w:tr w:rsidR="00E63349" w14:paraId="15A97EE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599C97" w14:textId="77777777" w:rsidR="00E63349" w:rsidRDefault="00000000">
            <w:pPr>
              <w:keepNext/>
              <w:spacing w:after="60"/>
            </w:pPr>
            <w:r>
              <w:rPr>
                <w:rFonts w:ascii="Calibri" w:hAnsi="Calibri"/>
                <w:sz w:val="20"/>
              </w:rPr>
              <w:t>Djibouti</w:t>
            </w:r>
          </w:p>
        </w:tc>
        <w:tc>
          <w:tcPr>
            <w:tcW w:w="0" w:type="auto"/>
            <w:tcBorders>
              <w:top w:val="single" w:sz="0" w:space="0" w:color="D3D3D3"/>
              <w:left w:val="single" w:sz="0" w:space="0" w:color="D3D3D3"/>
              <w:bottom w:val="single" w:sz="0" w:space="0" w:color="D3D3D3"/>
              <w:right w:val="single" w:sz="0" w:space="0" w:color="D3D3D3"/>
            </w:tcBorders>
          </w:tcPr>
          <w:p w14:paraId="1BD90DAC"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70EE3787" w14:textId="77777777" w:rsidR="00E63349" w:rsidRDefault="00000000">
            <w:pPr>
              <w:keepNext/>
              <w:spacing w:after="60"/>
              <w:jc w:val="center"/>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7DD53126" w14:textId="77777777" w:rsidR="00E63349" w:rsidRDefault="00000000">
            <w:pPr>
              <w:keepNext/>
              <w:spacing w:after="60"/>
              <w:jc w:val="center"/>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76CB696D"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749866B7" w14:textId="77777777" w:rsidR="00E63349" w:rsidRDefault="00000000">
            <w:pPr>
              <w:keepNext/>
              <w:spacing w:after="60"/>
              <w:jc w:val="center"/>
            </w:pPr>
            <w:r>
              <w:rPr>
                <w:rFonts w:ascii="Calibri" w:hAnsi="Calibri"/>
                <w:sz w:val="20"/>
              </w:rPr>
              <w:t>426%</w:t>
            </w:r>
          </w:p>
        </w:tc>
      </w:tr>
      <w:tr w:rsidR="00E63349" w14:paraId="32B5D29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755615" w14:textId="77777777" w:rsidR="00E63349" w:rsidRDefault="00000000">
            <w:pPr>
              <w:keepNext/>
              <w:spacing w:after="60"/>
            </w:pPr>
            <w:r>
              <w:rPr>
                <w:rFonts w:ascii="Calibri" w:hAnsi="Calibri"/>
                <w:sz w:val="20"/>
              </w:rPr>
              <w:t>Zambia</w:t>
            </w:r>
          </w:p>
        </w:tc>
        <w:tc>
          <w:tcPr>
            <w:tcW w:w="0" w:type="auto"/>
            <w:tcBorders>
              <w:top w:val="single" w:sz="0" w:space="0" w:color="D3D3D3"/>
              <w:left w:val="single" w:sz="0" w:space="0" w:color="D3D3D3"/>
              <w:bottom w:val="single" w:sz="0" w:space="0" w:color="D3D3D3"/>
              <w:right w:val="single" w:sz="0" w:space="0" w:color="D3D3D3"/>
            </w:tcBorders>
          </w:tcPr>
          <w:p w14:paraId="0A741D07"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238A4E44" w14:textId="77777777" w:rsidR="00E63349" w:rsidRDefault="00000000">
            <w:pPr>
              <w:keepNext/>
              <w:spacing w:after="60"/>
              <w:jc w:val="center"/>
            </w:pPr>
            <w:r>
              <w:rPr>
                <w:rFonts w:ascii="Calibri" w:hAnsi="Calibri"/>
                <w:sz w:val="20"/>
              </w:rPr>
              <w:t>8.8</w:t>
            </w:r>
          </w:p>
        </w:tc>
        <w:tc>
          <w:tcPr>
            <w:tcW w:w="0" w:type="auto"/>
            <w:tcBorders>
              <w:top w:val="single" w:sz="0" w:space="0" w:color="D3D3D3"/>
              <w:left w:val="single" w:sz="0" w:space="0" w:color="D3D3D3"/>
              <w:bottom w:val="single" w:sz="0" w:space="0" w:color="D3D3D3"/>
              <w:right w:val="single" w:sz="0" w:space="0" w:color="D3D3D3"/>
            </w:tcBorders>
          </w:tcPr>
          <w:p w14:paraId="0BE94D70" w14:textId="77777777" w:rsidR="00E63349" w:rsidRDefault="00000000">
            <w:pPr>
              <w:keepNext/>
              <w:spacing w:after="60"/>
              <w:jc w:val="center"/>
            </w:pPr>
            <w:r>
              <w:rPr>
                <w:rFonts w:ascii="Calibri" w:hAnsi="Calibri"/>
                <w:sz w:val="20"/>
              </w:rPr>
              <w:t>14.2</w:t>
            </w:r>
          </w:p>
        </w:tc>
        <w:tc>
          <w:tcPr>
            <w:tcW w:w="0" w:type="auto"/>
            <w:tcBorders>
              <w:top w:val="single" w:sz="0" w:space="0" w:color="D3D3D3"/>
              <w:left w:val="single" w:sz="0" w:space="0" w:color="D3D3D3"/>
              <w:bottom w:val="single" w:sz="0" w:space="0" w:color="D3D3D3"/>
              <w:right w:val="single" w:sz="0" w:space="0" w:color="D3D3D3"/>
            </w:tcBorders>
          </w:tcPr>
          <w:p w14:paraId="104C8726" w14:textId="77777777" w:rsidR="00E63349" w:rsidRDefault="00000000">
            <w:pPr>
              <w:keepNext/>
              <w:spacing w:after="60"/>
              <w:jc w:val="center"/>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62E97EE4" w14:textId="77777777" w:rsidR="00E63349" w:rsidRDefault="00000000">
            <w:pPr>
              <w:keepNext/>
              <w:spacing w:after="60"/>
              <w:jc w:val="center"/>
            </w:pPr>
            <w:r>
              <w:rPr>
                <w:rFonts w:ascii="Calibri" w:hAnsi="Calibri"/>
                <w:sz w:val="20"/>
              </w:rPr>
              <w:t>61%</w:t>
            </w:r>
          </w:p>
        </w:tc>
      </w:tr>
      <w:tr w:rsidR="00E63349" w14:paraId="69622C5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5D8617" w14:textId="77777777" w:rsidR="00E63349" w:rsidRDefault="00000000">
            <w:pPr>
              <w:keepNext/>
              <w:spacing w:after="60"/>
            </w:pPr>
            <w:r>
              <w:rPr>
                <w:rFonts w:ascii="Calibri" w:hAnsi="Calibri"/>
                <w:sz w:val="20"/>
              </w:rPr>
              <w:t>Haiti</w:t>
            </w:r>
          </w:p>
        </w:tc>
        <w:tc>
          <w:tcPr>
            <w:tcW w:w="0" w:type="auto"/>
            <w:tcBorders>
              <w:top w:val="single" w:sz="0" w:space="0" w:color="D3D3D3"/>
              <w:left w:val="single" w:sz="0" w:space="0" w:color="D3D3D3"/>
              <w:bottom w:val="single" w:sz="0" w:space="0" w:color="D3D3D3"/>
              <w:right w:val="single" w:sz="0" w:space="0" w:color="D3D3D3"/>
            </w:tcBorders>
          </w:tcPr>
          <w:p w14:paraId="12EDC48D" w14:textId="77777777" w:rsidR="00E63349" w:rsidRDefault="00000000">
            <w:pPr>
              <w:keepNext/>
              <w:spacing w:after="60"/>
              <w:jc w:val="center"/>
            </w:pPr>
            <w:r>
              <w:rPr>
                <w:rFonts w:ascii="Calibri" w:hAnsi="Calibri"/>
                <w:sz w:val="20"/>
              </w:rPr>
              <w:t>Inside or within 10 km</w:t>
            </w:r>
          </w:p>
        </w:tc>
        <w:tc>
          <w:tcPr>
            <w:tcW w:w="0" w:type="auto"/>
            <w:tcBorders>
              <w:top w:val="single" w:sz="0" w:space="0" w:color="D3D3D3"/>
              <w:left w:val="single" w:sz="0" w:space="0" w:color="D3D3D3"/>
              <w:bottom w:val="single" w:sz="0" w:space="0" w:color="D3D3D3"/>
              <w:right w:val="single" w:sz="0" w:space="0" w:color="D3D3D3"/>
            </w:tcBorders>
          </w:tcPr>
          <w:p w14:paraId="4699FE6F" w14:textId="77777777" w:rsidR="00E63349" w:rsidRDefault="00000000">
            <w:pPr>
              <w:keepNext/>
              <w:spacing w:after="60"/>
              <w:jc w:val="center"/>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1CC2BE6B" w14:textId="77777777" w:rsidR="00E63349" w:rsidRDefault="00000000">
            <w:pPr>
              <w:keepNext/>
              <w:spacing w:after="60"/>
              <w:jc w:val="center"/>
            </w:pPr>
            <w:r>
              <w:rPr>
                <w:rFonts w:ascii="Calibri" w:hAnsi="Calibri"/>
                <w:sz w:val="20"/>
              </w:rPr>
              <w:t>48.9</w:t>
            </w:r>
          </w:p>
        </w:tc>
        <w:tc>
          <w:tcPr>
            <w:tcW w:w="0" w:type="auto"/>
            <w:tcBorders>
              <w:top w:val="single" w:sz="0" w:space="0" w:color="D3D3D3"/>
              <w:left w:val="single" w:sz="0" w:space="0" w:color="D3D3D3"/>
              <w:bottom w:val="single" w:sz="0" w:space="0" w:color="D3D3D3"/>
              <w:right w:val="single" w:sz="0" w:space="0" w:color="D3D3D3"/>
            </w:tcBorders>
          </w:tcPr>
          <w:p w14:paraId="760FDD65" w14:textId="77777777" w:rsidR="00E63349" w:rsidRDefault="00000000">
            <w:pPr>
              <w:keepNext/>
              <w:spacing w:after="60"/>
              <w:jc w:val="center"/>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59AD5351" w14:textId="77777777" w:rsidR="00E63349" w:rsidRDefault="00000000">
            <w:pPr>
              <w:keepNext/>
              <w:spacing w:after="60"/>
              <w:jc w:val="center"/>
            </w:pPr>
            <w:r>
              <w:rPr>
                <w:rFonts w:ascii="Calibri" w:hAnsi="Calibri"/>
                <w:sz w:val="20"/>
              </w:rPr>
              <w:t>12%</w:t>
            </w:r>
          </w:p>
        </w:tc>
      </w:tr>
      <w:tr w:rsidR="00E63349" w14:paraId="02B83E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4C8868" w14:textId="77777777" w:rsidR="00E63349" w:rsidRDefault="00000000">
            <w:pPr>
              <w:keepNext/>
              <w:spacing w:after="60"/>
            </w:pPr>
            <w:r>
              <w:rPr>
                <w:rFonts w:ascii="Calibri" w:hAnsi="Calibri"/>
                <w:sz w:val="20"/>
              </w:rPr>
              <w:t>Senegal</w:t>
            </w:r>
          </w:p>
        </w:tc>
        <w:tc>
          <w:tcPr>
            <w:tcW w:w="0" w:type="auto"/>
            <w:tcBorders>
              <w:top w:val="single" w:sz="0" w:space="0" w:color="D3D3D3"/>
              <w:left w:val="single" w:sz="0" w:space="0" w:color="D3D3D3"/>
              <w:bottom w:val="single" w:sz="0" w:space="0" w:color="D3D3D3"/>
              <w:right w:val="single" w:sz="0" w:space="0" w:color="D3D3D3"/>
            </w:tcBorders>
          </w:tcPr>
          <w:p w14:paraId="7119E674" w14:textId="77777777" w:rsidR="00E63349" w:rsidRDefault="00000000">
            <w:pPr>
              <w:keepNext/>
              <w:spacing w:after="60"/>
              <w:jc w:val="center"/>
            </w:pPr>
            <w:r>
              <w:rPr>
                <w:rFonts w:ascii="Calibri" w:hAnsi="Calibri"/>
                <w:sz w:val="20"/>
              </w:rPr>
              <w:t>Inside PAs</w:t>
            </w:r>
          </w:p>
        </w:tc>
        <w:tc>
          <w:tcPr>
            <w:tcW w:w="0" w:type="auto"/>
            <w:tcBorders>
              <w:top w:val="single" w:sz="0" w:space="0" w:color="D3D3D3"/>
              <w:left w:val="single" w:sz="0" w:space="0" w:color="D3D3D3"/>
              <w:bottom w:val="single" w:sz="0" w:space="0" w:color="D3D3D3"/>
              <w:right w:val="single" w:sz="0" w:space="0" w:color="D3D3D3"/>
            </w:tcBorders>
          </w:tcPr>
          <w:p w14:paraId="09AAE6E8" w14:textId="77777777" w:rsidR="00E63349" w:rsidRDefault="00000000">
            <w:pPr>
              <w:keepNext/>
              <w:spacing w:after="60"/>
              <w:jc w:val="center"/>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7C690202" w14:textId="77777777" w:rsidR="00E63349" w:rsidRDefault="00000000">
            <w:pPr>
              <w:keepNext/>
              <w:spacing w:after="60"/>
              <w:jc w:val="center"/>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637EFB9D" w14:textId="77777777" w:rsidR="00E63349" w:rsidRDefault="00000000">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19879DAA" w14:textId="77777777" w:rsidR="00E63349" w:rsidRDefault="00000000">
            <w:pPr>
              <w:keepNext/>
              <w:spacing w:after="60"/>
              <w:jc w:val="center"/>
            </w:pPr>
            <w:r>
              <w:rPr>
                <w:rFonts w:ascii="Calibri" w:hAnsi="Calibri"/>
                <w:sz w:val="20"/>
              </w:rPr>
              <w:t>180%</w:t>
            </w:r>
          </w:p>
        </w:tc>
      </w:tr>
      <w:tr w:rsidR="00E63349" w14:paraId="32B3B04A" w14:textId="77777777">
        <w:trPr>
          <w:cantSplit/>
          <w:jc w:val="center"/>
        </w:trPr>
        <w:tc>
          <w:tcPr>
            <w:tcW w:w="0" w:type="auto"/>
            <w:gridSpan w:val="6"/>
          </w:tcPr>
          <w:p w14:paraId="7138FFA1" w14:textId="77777777" w:rsidR="00E63349" w:rsidRDefault="00000000">
            <w:pPr>
              <w:keepNext/>
              <w:spacing w:after="60"/>
            </w:pPr>
            <w:r>
              <w:rPr>
                <w:rFonts w:ascii="Calibri" w:hAnsi="Calibri"/>
                <w:sz w:val="20"/>
              </w:rPr>
              <w:t>Source: WDPA May 2021, GHSL &amp; WorldPop 2020.</w:t>
            </w:r>
          </w:p>
        </w:tc>
      </w:tr>
      <w:bookmarkEnd w:id="42"/>
    </w:tbl>
    <w:p w14:paraId="327EC78C" w14:textId="77777777" w:rsidR="0022681D" w:rsidRDefault="0022681D"/>
    <w:sectPr w:rsidR="0022681D" w:rsidSect="00EB2151">
      <w:headerReference w:type="default" r:id="rId17"/>
      <w:footerReference w:type="default" r:id="rId18"/>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FD564" w14:textId="77777777" w:rsidR="0022681D" w:rsidRDefault="0022681D">
      <w:pPr>
        <w:spacing w:after="0"/>
      </w:pPr>
      <w:r>
        <w:separator/>
      </w:r>
    </w:p>
  </w:endnote>
  <w:endnote w:type="continuationSeparator" w:id="0">
    <w:p w14:paraId="0AE999C6" w14:textId="77777777" w:rsidR="0022681D" w:rsidRDefault="0022681D">
      <w:pPr>
        <w:spacing w:after="0"/>
      </w:pPr>
      <w:r>
        <w:continuationSeparator/>
      </w:r>
    </w:p>
  </w:endnote>
  <w:endnote w:type="continuationNotice" w:id="1">
    <w:p w14:paraId="73C216E3" w14:textId="77777777" w:rsidR="0022681D" w:rsidRDefault="0022681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60886E04"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6CF17D85"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66DDA" w14:textId="77777777" w:rsidR="0022681D" w:rsidRDefault="0022681D">
      <w:pPr>
        <w:spacing w:after="0"/>
      </w:pPr>
      <w:r>
        <w:separator/>
      </w:r>
    </w:p>
  </w:footnote>
  <w:footnote w:type="continuationSeparator" w:id="0">
    <w:p w14:paraId="10D06C6C" w14:textId="77777777" w:rsidR="0022681D" w:rsidRDefault="0022681D">
      <w:pPr>
        <w:spacing w:after="0"/>
      </w:pPr>
      <w:r>
        <w:continuationSeparator/>
      </w:r>
    </w:p>
  </w:footnote>
  <w:footnote w:type="continuationNotice" w:id="1">
    <w:p w14:paraId="675C0939" w14:textId="77777777" w:rsidR="0022681D" w:rsidRDefault="0022681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E0E68" w14:textId="77777777" w:rsidR="0078290A" w:rsidRDefault="0078290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D040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92A0F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0530533">
    <w:abstractNumId w:val="0"/>
  </w:num>
  <w:num w:numId="2" w16cid:durableId="2079935879">
    <w:abstractNumId w:val="0"/>
  </w:num>
  <w:num w:numId="3" w16cid:durableId="1532953431">
    <w:abstractNumId w:val="0"/>
  </w:num>
  <w:num w:numId="4" w16cid:durableId="1989354635">
    <w:abstractNumId w:val="1"/>
  </w:num>
  <w:num w:numId="5" w16cid:durableId="2050184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2423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22681D"/>
    <w:rsid w:val="003D50DE"/>
    <w:rsid w:val="004103D1"/>
    <w:rsid w:val="004F6A18"/>
    <w:rsid w:val="00520651"/>
    <w:rsid w:val="00595EFA"/>
    <w:rsid w:val="006A75F4"/>
    <w:rsid w:val="006D4EEF"/>
    <w:rsid w:val="0078290A"/>
    <w:rsid w:val="008211CC"/>
    <w:rsid w:val="00822685"/>
    <w:rsid w:val="009A55CB"/>
    <w:rsid w:val="009B046A"/>
    <w:rsid w:val="009D70B1"/>
    <w:rsid w:val="009E0707"/>
    <w:rsid w:val="00D17274"/>
    <w:rsid w:val="00E63349"/>
    <w:rsid w:val="00EB2151"/>
    <w:rsid w:val="00F615FC"/>
    <w:rsid w:val="00F8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B97B6"/>
  <w15:docId w15:val="{1DB1D720-AF8D-4BC7-8D9E-5E40EF77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ciences.gitlab.io/exactextractr/" TargetMode="External"/><Relationship Id="rId13" Type="http://schemas.openxmlformats.org/officeDocument/2006/relationships/hyperlink" Target="https://wdpa.s3.amazonaws.com/WDPA_Manual/English/WDPA_WDOECM_Manual_1_6.pdf"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07/978-3-032-10004-7_8" TargetMode="External"/><Relationship Id="rId12" Type="http://schemas.openxmlformats.org/officeDocument/2006/relationships/hyperlink" Target="https://doi.org/10.1371/journal.pone.0231866"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project.org/"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doi.org/10.32614/RJ-2018-009"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1105/joss.04594" TargetMode="External"/><Relationship Id="rId14" Type="http://schemas.openxmlformats.org/officeDocument/2006/relationships/hyperlink" Target="https://www.protectedplane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2311</Words>
  <Characters>12714</Characters>
  <Application>Microsoft Office Word</Application>
  <DocSecurity>0</DocSecurity>
  <Lines>105</Lines>
  <Paragraphs>29</Paragraphs>
  <ScaleCrop>false</ScaleCrop>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France;ORCID 0000-0003-1001-5540;corresponding author: florent.bedecarrats@ird.fr)</dc:creator>
  <cp:keywords/>
  <cp:lastModifiedBy>Florent BEDECARRATS</cp:lastModifiedBy>
  <cp:revision>2</cp:revision>
  <dcterms:created xsi:type="dcterms:W3CDTF">2026-08-04T15:19:00Z</dcterms:created>
  <dcterms:modified xsi:type="dcterms:W3CDTF">2026-08-04T15:19:00Z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